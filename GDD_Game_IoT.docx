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BBAA6F" w14:textId="77777777" w:rsidR="00101E1F" w:rsidRPr="005E6EDF" w:rsidRDefault="00101E1F" w:rsidP="002C24D9">
      <w:pPr>
        <w:jc w:val="both"/>
        <w:rPr>
          <w:lang w:val="pt-BR"/>
        </w:rPr>
      </w:pPr>
    </w:p>
    <w:p w14:paraId="07863E2B" w14:textId="77777777" w:rsidR="00C9767E" w:rsidRPr="005E6EDF" w:rsidRDefault="00C9767E" w:rsidP="002C24D9">
      <w:pPr>
        <w:jc w:val="both"/>
        <w:rPr>
          <w:lang w:val="pt-BR"/>
        </w:rPr>
      </w:pPr>
    </w:p>
    <w:p w14:paraId="440BA2EE" w14:textId="77777777" w:rsidR="00C9767E" w:rsidRPr="005E6EDF" w:rsidRDefault="00C9767E" w:rsidP="002C24D9">
      <w:pPr>
        <w:jc w:val="both"/>
        <w:rPr>
          <w:lang w:val="pt-BR"/>
        </w:rPr>
      </w:pPr>
    </w:p>
    <w:p w14:paraId="0D765DDB" w14:textId="77777777" w:rsidR="00C9767E" w:rsidRPr="005E6EDF" w:rsidRDefault="00C9767E" w:rsidP="002C24D9">
      <w:pPr>
        <w:jc w:val="both"/>
        <w:rPr>
          <w:lang w:val="pt-BR"/>
        </w:rPr>
      </w:pPr>
    </w:p>
    <w:p w14:paraId="10FB426C" w14:textId="77777777" w:rsidR="00C9767E" w:rsidRPr="005E6EDF" w:rsidRDefault="00C9767E" w:rsidP="002C24D9">
      <w:pPr>
        <w:jc w:val="both"/>
        <w:rPr>
          <w:lang w:val="pt-BR"/>
        </w:rPr>
      </w:pPr>
    </w:p>
    <w:p w14:paraId="122FF4FD" w14:textId="77777777" w:rsidR="00C9767E" w:rsidRPr="005E6EDF" w:rsidRDefault="00C9767E" w:rsidP="002C24D9">
      <w:pPr>
        <w:jc w:val="both"/>
        <w:rPr>
          <w:lang w:val="pt-BR"/>
        </w:rPr>
      </w:pPr>
    </w:p>
    <w:p w14:paraId="54D659E3" w14:textId="77777777" w:rsidR="00C9767E" w:rsidRPr="005E6EDF" w:rsidRDefault="00C9767E" w:rsidP="002C24D9">
      <w:pPr>
        <w:jc w:val="both"/>
        <w:rPr>
          <w:lang w:val="pt-BR"/>
        </w:rPr>
      </w:pPr>
    </w:p>
    <w:p w14:paraId="3E433A59" w14:textId="77777777" w:rsidR="00C9767E" w:rsidRPr="005E6EDF" w:rsidRDefault="00C9767E" w:rsidP="002C24D9">
      <w:pPr>
        <w:jc w:val="both"/>
        <w:rPr>
          <w:lang w:val="pt-BR"/>
        </w:rPr>
      </w:pPr>
    </w:p>
    <w:p w14:paraId="34223CDA" w14:textId="77777777" w:rsidR="00C9767E" w:rsidRPr="005E6EDF" w:rsidRDefault="00C9767E" w:rsidP="002C24D9">
      <w:pPr>
        <w:jc w:val="both"/>
        <w:rPr>
          <w:lang w:val="pt-BR"/>
        </w:rPr>
      </w:pPr>
    </w:p>
    <w:p w14:paraId="20854CD7" w14:textId="77777777" w:rsidR="00C9767E" w:rsidRPr="005E6EDF" w:rsidRDefault="00C9767E" w:rsidP="002C24D9">
      <w:pPr>
        <w:jc w:val="both"/>
        <w:rPr>
          <w:lang w:val="pt-BR"/>
        </w:rPr>
      </w:pPr>
    </w:p>
    <w:p w14:paraId="34E19F2F" w14:textId="5F67531C" w:rsidR="00C9767E" w:rsidRPr="00E3024E" w:rsidRDefault="00616D72" w:rsidP="00AC53D9">
      <w:pPr>
        <w:jc w:val="center"/>
        <w:rPr>
          <w:b/>
          <w:sz w:val="56"/>
          <w:lang w:val="pt-BR"/>
        </w:rPr>
      </w:pPr>
      <w:r>
        <w:rPr>
          <w:b/>
          <w:sz w:val="56"/>
          <w:lang w:val="pt-BR"/>
        </w:rPr>
        <w:t>Planeta IoT</w:t>
      </w:r>
    </w:p>
    <w:p w14:paraId="4EA4A810" w14:textId="77777777" w:rsidR="00C9767E" w:rsidRPr="005E6EDF" w:rsidRDefault="00C9767E" w:rsidP="00AC53D9">
      <w:pPr>
        <w:jc w:val="center"/>
        <w:rPr>
          <w:sz w:val="32"/>
          <w:lang w:val="pt-BR"/>
        </w:rPr>
      </w:pPr>
      <w:r w:rsidRPr="005E6EDF">
        <w:rPr>
          <w:sz w:val="32"/>
          <w:lang w:val="pt-BR"/>
        </w:rPr>
        <w:t>Game Design Document</w:t>
      </w:r>
    </w:p>
    <w:p w14:paraId="1DD04D6C" w14:textId="1880AEA7" w:rsidR="00C9767E" w:rsidRPr="005E6EDF" w:rsidRDefault="00C9767E" w:rsidP="00AC53D9">
      <w:pPr>
        <w:jc w:val="center"/>
        <w:rPr>
          <w:sz w:val="32"/>
          <w:lang w:val="pt-BR"/>
        </w:rPr>
      </w:pPr>
      <w:r w:rsidRPr="005E6EDF">
        <w:rPr>
          <w:sz w:val="32"/>
          <w:lang w:val="pt-BR"/>
        </w:rPr>
        <w:t xml:space="preserve">Versão: </w:t>
      </w:r>
      <w:del w:id="0" w:author="Cleidiana Reis dos Santos" w:date="2022-01-10T22:49:00Z">
        <w:r w:rsidRPr="005E6EDF" w:rsidDel="00267F2D">
          <w:rPr>
            <w:sz w:val="32"/>
            <w:lang w:val="pt-BR"/>
          </w:rPr>
          <w:delText>1</w:delText>
        </w:r>
      </w:del>
      <w:ins w:id="1" w:author="Cleidiana Reis dos Santos" w:date="2022-01-10T22:49:00Z">
        <w:r w:rsidR="00267F2D">
          <w:rPr>
            <w:sz w:val="32"/>
            <w:lang w:val="pt-BR"/>
          </w:rPr>
          <w:t>2</w:t>
        </w:r>
      </w:ins>
      <w:r w:rsidRPr="005E6EDF">
        <w:rPr>
          <w:sz w:val="32"/>
          <w:lang w:val="pt-BR"/>
        </w:rPr>
        <w:t>.0</w:t>
      </w:r>
    </w:p>
    <w:p w14:paraId="5B36F961" w14:textId="77777777" w:rsidR="00C9767E" w:rsidRPr="005E6EDF" w:rsidRDefault="00C9767E" w:rsidP="00AC53D9">
      <w:pPr>
        <w:jc w:val="center"/>
        <w:rPr>
          <w:sz w:val="32"/>
          <w:lang w:val="pt-BR"/>
        </w:rPr>
      </w:pPr>
    </w:p>
    <w:p w14:paraId="6709F393" w14:textId="2A4E5AEC" w:rsidR="00C9767E" w:rsidRDefault="00C9767E" w:rsidP="00AC53D9">
      <w:pPr>
        <w:jc w:val="center"/>
        <w:rPr>
          <w:sz w:val="32"/>
          <w:lang w:val="pt-BR"/>
        </w:rPr>
      </w:pPr>
    </w:p>
    <w:p w14:paraId="1B02E9E0" w14:textId="59D2FD8E" w:rsidR="00AC53D9" w:rsidRDefault="00AC53D9" w:rsidP="00AC53D9">
      <w:pPr>
        <w:jc w:val="center"/>
        <w:rPr>
          <w:sz w:val="32"/>
          <w:lang w:val="pt-BR"/>
        </w:rPr>
      </w:pPr>
    </w:p>
    <w:p w14:paraId="38128230" w14:textId="77777777" w:rsidR="00AC53D9" w:rsidRPr="005E6EDF" w:rsidRDefault="00AC53D9" w:rsidP="00AC53D9">
      <w:pPr>
        <w:rPr>
          <w:sz w:val="32"/>
          <w:lang w:val="pt-BR"/>
        </w:rPr>
      </w:pPr>
    </w:p>
    <w:p w14:paraId="03D2397B" w14:textId="6E180395" w:rsidR="00C9767E" w:rsidRPr="00E3024E" w:rsidRDefault="00C9767E" w:rsidP="00AC53D9">
      <w:pPr>
        <w:rPr>
          <w:b/>
          <w:sz w:val="32"/>
          <w:lang w:val="pt-BR"/>
        </w:rPr>
      </w:pPr>
      <w:r w:rsidRPr="00E3024E">
        <w:rPr>
          <w:b/>
          <w:sz w:val="32"/>
          <w:lang w:val="pt-BR"/>
        </w:rPr>
        <w:t>Autor:</w:t>
      </w:r>
    </w:p>
    <w:p w14:paraId="579C5823" w14:textId="2BA61B83" w:rsidR="00B11CEA" w:rsidRDefault="00B11CEA" w:rsidP="00AC53D9">
      <w:pPr>
        <w:spacing w:after="0"/>
        <w:ind w:left="720"/>
        <w:rPr>
          <w:sz w:val="32"/>
          <w:lang w:val="pt-BR"/>
        </w:rPr>
      </w:pPr>
      <w:r>
        <w:rPr>
          <w:sz w:val="32"/>
          <w:lang w:val="pt-BR"/>
        </w:rPr>
        <w:t>Cleidiana Reis dos Santo</w:t>
      </w:r>
      <w:r w:rsidR="00AC53D9">
        <w:rPr>
          <w:sz w:val="32"/>
          <w:lang w:val="pt-BR"/>
        </w:rPr>
        <w:t>s</w:t>
      </w:r>
    </w:p>
    <w:p w14:paraId="1E7A30BB" w14:textId="77777777" w:rsidR="00AC53D9" w:rsidRPr="005E6EDF" w:rsidRDefault="00AC53D9" w:rsidP="00AC53D9">
      <w:pPr>
        <w:spacing w:after="0"/>
        <w:ind w:left="720"/>
        <w:rPr>
          <w:sz w:val="48"/>
          <w:lang w:val="pt-BR"/>
        </w:rPr>
      </w:pPr>
    </w:p>
    <w:p w14:paraId="51093023" w14:textId="747F1150" w:rsidR="00B11CEA" w:rsidRDefault="001F035D" w:rsidP="002C24D9">
      <w:pPr>
        <w:spacing w:after="0"/>
        <w:jc w:val="both"/>
        <w:rPr>
          <w:sz w:val="32"/>
          <w:lang w:val="pt-BR"/>
        </w:rPr>
      </w:pPr>
      <w:r>
        <w:rPr>
          <w:sz w:val="32"/>
          <w:lang w:val="pt-BR"/>
        </w:rPr>
        <w:t>Setembro</w:t>
      </w:r>
      <w:r w:rsidRPr="005E6EDF">
        <w:rPr>
          <w:sz w:val="32"/>
          <w:lang w:val="pt-BR"/>
        </w:rPr>
        <w:t xml:space="preserve"> </w:t>
      </w:r>
      <w:r w:rsidR="0040102B" w:rsidRPr="005E6EDF">
        <w:rPr>
          <w:sz w:val="32"/>
          <w:lang w:val="pt-BR"/>
        </w:rPr>
        <w:t>de 20</w:t>
      </w:r>
      <w:r w:rsidR="00B11CEA">
        <w:rPr>
          <w:sz w:val="32"/>
          <w:lang w:val="pt-BR"/>
        </w:rPr>
        <w:t>21</w:t>
      </w:r>
    </w:p>
    <w:p w14:paraId="0EA7D47E" w14:textId="77777777" w:rsidR="001E2D3B" w:rsidRDefault="001E2D3B" w:rsidP="001E2D3B">
      <w:pPr>
        <w:spacing w:after="0"/>
        <w:jc w:val="both"/>
        <w:rPr>
          <w:sz w:val="32"/>
          <w:lang w:val="pt-BR"/>
        </w:rPr>
      </w:pPr>
      <w:r>
        <w:rPr>
          <w:sz w:val="32"/>
          <w:lang w:val="pt-BR"/>
        </w:rPr>
        <w:t xml:space="preserve">Git: </w:t>
      </w:r>
      <w:r w:rsidRPr="0066438D">
        <w:rPr>
          <w:sz w:val="32"/>
          <w:lang w:val="pt-BR"/>
        </w:rPr>
        <w:t>https://github.com/Cleidiana/gamePuzzle</w:t>
      </w:r>
    </w:p>
    <w:p w14:paraId="5ABD2C4E" w14:textId="26599CA8" w:rsidR="00B11CEA" w:rsidRDefault="00B11CEA" w:rsidP="002C24D9">
      <w:pPr>
        <w:spacing w:after="0"/>
        <w:jc w:val="both"/>
        <w:rPr>
          <w:sz w:val="32"/>
          <w:lang w:val="pt-BR"/>
        </w:rPr>
      </w:pPr>
    </w:p>
    <w:p w14:paraId="56DB9738" w14:textId="07FCCC37" w:rsidR="00B11CEA" w:rsidRDefault="00B11CEA" w:rsidP="002C24D9">
      <w:pPr>
        <w:spacing w:after="0"/>
        <w:jc w:val="both"/>
        <w:rPr>
          <w:sz w:val="32"/>
          <w:lang w:val="pt-BR"/>
        </w:rPr>
      </w:pPr>
    </w:p>
    <w:p w14:paraId="08331B2C" w14:textId="77777777" w:rsidR="00AC53D9" w:rsidRPr="005E6EDF" w:rsidRDefault="00AC53D9" w:rsidP="002C24D9">
      <w:pPr>
        <w:spacing w:after="0"/>
        <w:jc w:val="both"/>
        <w:rPr>
          <w:sz w:val="32"/>
          <w:lang w:val="pt-BR"/>
        </w:rPr>
      </w:pPr>
    </w:p>
    <w:p w14:paraId="0A2ED8EC" w14:textId="77777777" w:rsidR="005E6EDF" w:rsidRDefault="005E6EDF" w:rsidP="002C24D9">
      <w:pPr>
        <w:tabs>
          <w:tab w:val="left" w:pos="7672"/>
        </w:tabs>
        <w:jc w:val="both"/>
        <w:rPr>
          <w:sz w:val="36"/>
          <w:lang w:val="pt-BR"/>
        </w:rPr>
      </w:pPr>
      <w:r w:rsidRPr="005E6EDF">
        <w:rPr>
          <w:sz w:val="36"/>
          <w:lang w:val="pt-BR"/>
        </w:rPr>
        <w:t>Índice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28408159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244804C" w14:textId="77777777" w:rsidR="0077658F" w:rsidRDefault="0077658F" w:rsidP="002C24D9">
          <w:pPr>
            <w:pStyle w:val="CabealhodoSumrio"/>
            <w:jc w:val="both"/>
          </w:pPr>
        </w:p>
        <w:p w14:paraId="39953664" w14:textId="55EF1803" w:rsidR="003C0488" w:rsidRDefault="0077658F">
          <w:pPr>
            <w:pStyle w:val="Sumrio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pt-BR"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8575470" w:history="1">
            <w:r w:rsidR="003C0488" w:rsidRPr="004608BD">
              <w:rPr>
                <w:rStyle w:val="Hyperlink"/>
                <w:b/>
                <w:noProof/>
                <w:lang w:val="pt-BR"/>
              </w:rPr>
              <w:t>1.</w:t>
            </w:r>
            <w:r w:rsidR="003C0488">
              <w:rPr>
                <w:rFonts w:eastAsiaTheme="minorEastAsia"/>
                <w:noProof/>
                <w:lang w:val="pt-BR" w:eastAsia="pt-BR"/>
              </w:rPr>
              <w:tab/>
            </w:r>
            <w:r w:rsidR="003C0488" w:rsidRPr="004608BD">
              <w:rPr>
                <w:rStyle w:val="Hyperlink"/>
                <w:b/>
                <w:noProof/>
                <w:lang w:val="pt-BR"/>
              </w:rPr>
              <w:t>História</w:t>
            </w:r>
            <w:r w:rsidR="003C0488">
              <w:rPr>
                <w:noProof/>
                <w:webHidden/>
              </w:rPr>
              <w:tab/>
            </w:r>
            <w:r w:rsidR="003C0488">
              <w:rPr>
                <w:noProof/>
                <w:webHidden/>
              </w:rPr>
              <w:fldChar w:fldCharType="begin"/>
            </w:r>
            <w:r w:rsidR="003C0488">
              <w:rPr>
                <w:noProof/>
                <w:webHidden/>
              </w:rPr>
              <w:instrText xml:space="preserve"> PAGEREF _Toc78575470 \h </w:instrText>
            </w:r>
            <w:r w:rsidR="003C0488">
              <w:rPr>
                <w:noProof/>
                <w:webHidden/>
              </w:rPr>
            </w:r>
            <w:r w:rsidR="003C0488">
              <w:rPr>
                <w:noProof/>
                <w:webHidden/>
              </w:rPr>
              <w:fldChar w:fldCharType="separate"/>
            </w:r>
            <w:r w:rsidR="003C0488">
              <w:rPr>
                <w:noProof/>
                <w:webHidden/>
              </w:rPr>
              <w:t>3</w:t>
            </w:r>
            <w:r w:rsidR="003C0488">
              <w:rPr>
                <w:noProof/>
                <w:webHidden/>
              </w:rPr>
              <w:fldChar w:fldCharType="end"/>
            </w:r>
          </w:hyperlink>
        </w:p>
        <w:p w14:paraId="2C5470DF" w14:textId="4D2B4C57" w:rsidR="003C0488" w:rsidRDefault="00C3312D">
          <w:pPr>
            <w:pStyle w:val="Sumrio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pt-BR" w:eastAsia="pt-BR"/>
            </w:rPr>
          </w:pPr>
          <w:hyperlink w:anchor="_Toc78575471" w:history="1">
            <w:r w:rsidR="003C0488" w:rsidRPr="004608BD">
              <w:rPr>
                <w:rStyle w:val="Hyperlink"/>
                <w:b/>
                <w:noProof/>
                <w:lang w:val="pt-BR"/>
              </w:rPr>
              <w:t>2.</w:t>
            </w:r>
            <w:r w:rsidR="003C0488">
              <w:rPr>
                <w:rFonts w:eastAsiaTheme="minorEastAsia"/>
                <w:noProof/>
                <w:lang w:val="pt-BR" w:eastAsia="pt-BR"/>
              </w:rPr>
              <w:tab/>
            </w:r>
            <w:r w:rsidR="003C0488" w:rsidRPr="004608BD">
              <w:rPr>
                <w:rStyle w:val="Hyperlink"/>
                <w:b/>
                <w:noProof/>
                <w:lang w:val="pt-BR"/>
              </w:rPr>
              <w:t>Gameplay</w:t>
            </w:r>
            <w:r w:rsidR="003C0488">
              <w:rPr>
                <w:noProof/>
                <w:webHidden/>
              </w:rPr>
              <w:tab/>
            </w:r>
            <w:r w:rsidR="003C0488">
              <w:rPr>
                <w:noProof/>
                <w:webHidden/>
              </w:rPr>
              <w:fldChar w:fldCharType="begin"/>
            </w:r>
            <w:r w:rsidR="003C0488">
              <w:rPr>
                <w:noProof/>
                <w:webHidden/>
              </w:rPr>
              <w:instrText xml:space="preserve"> PAGEREF _Toc78575471 \h </w:instrText>
            </w:r>
            <w:r w:rsidR="003C0488">
              <w:rPr>
                <w:noProof/>
                <w:webHidden/>
              </w:rPr>
            </w:r>
            <w:r w:rsidR="003C0488">
              <w:rPr>
                <w:noProof/>
                <w:webHidden/>
              </w:rPr>
              <w:fldChar w:fldCharType="separate"/>
            </w:r>
            <w:r w:rsidR="003C0488">
              <w:rPr>
                <w:noProof/>
                <w:webHidden/>
              </w:rPr>
              <w:t>4</w:t>
            </w:r>
            <w:r w:rsidR="003C0488">
              <w:rPr>
                <w:noProof/>
                <w:webHidden/>
              </w:rPr>
              <w:fldChar w:fldCharType="end"/>
            </w:r>
          </w:hyperlink>
        </w:p>
        <w:p w14:paraId="3E7AECFC" w14:textId="1456AF2B" w:rsidR="003C0488" w:rsidRDefault="00C3312D">
          <w:pPr>
            <w:pStyle w:val="Sumrio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pt-BR" w:eastAsia="pt-BR"/>
            </w:rPr>
          </w:pPr>
          <w:hyperlink w:anchor="_Toc78575472" w:history="1">
            <w:r w:rsidR="003C0488" w:rsidRPr="004608BD">
              <w:rPr>
                <w:rStyle w:val="Hyperlink"/>
                <w:b/>
                <w:noProof/>
                <w:lang w:val="pt-BR"/>
              </w:rPr>
              <w:t>3.</w:t>
            </w:r>
            <w:r w:rsidR="003C0488">
              <w:rPr>
                <w:rFonts w:eastAsiaTheme="minorEastAsia"/>
                <w:noProof/>
                <w:lang w:val="pt-BR" w:eastAsia="pt-BR"/>
              </w:rPr>
              <w:tab/>
            </w:r>
            <w:r w:rsidR="003C0488" w:rsidRPr="004608BD">
              <w:rPr>
                <w:rStyle w:val="Hyperlink"/>
                <w:b/>
                <w:noProof/>
                <w:lang w:val="pt-BR"/>
              </w:rPr>
              <w:t>Referências e diferenciais do jogo</w:t>
            </w:r>
            <w:r w:rsidR="003C0488">
              <w:rPr>
                <w:noProof/>
                <w:webHidden/>
              </w:rPr>
              <w:tab/>
            </w:r>
            <w:r w:rsidR="003C0488">
              <w:rPr>
                <w:noProof/>
                <w:webHidden/>
              </w:rPr>
              <w:fldChar w:fldCharType="begin"/>
            </w:r>
            <w:r w:rsidR="003C0488">
              <w:rPr>
                <w:noProof/>
                <w:webHidden/>
              </w:rPr>
              <w:instrText xml:space="preserve"> PAGEREF _Toc78575472 \h </w:instrText>
            </w:r>
            <w:r w:rsidR="003C0488">
              <w:rPr>
                <w:noProof/>
                <w:webHidden/>
              </w:rPr>
            </w:r>
            <w:r w:rsidR="003C0488">
              <w:rPr>
                <w:noProof/>
                <w:webHidden/>
              </w:rPr>
              <w:fldChar w:fldCharType="separate"/>
            </w:r>
            <w:r w:rsidR="003C0488">
              <w:rPr>
                <w:noProof/>
                <w:webHidden/>
              </w:rPr>
              <w:t>5</w:t>
            </w:r>
            <w:r w:rsidR="003C0488">
              <w:rPr>
                <w:noProof/>
                <w:webHidden/>
              </w:rPr>
              <w:fldChar w:fldCharType="end"/>
            </w:r>
          </w:hyperlink>
        </w:p>
        <w:p w14:paraId="0CE24E73" w14:textId="4A05AAD9" w:rsidR="003C0488" w:rsidRDefault="00C3312D">
          <w:pPr>
            <w:pStyle w:val="Sumrio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pt-BR" w:eastAsia="pt-BR"/>
            </w:rPr>
          </w:pPr>
          <w:hyperlink w:anchor="_Toc78575473" w:history="1">
            <w:r w:rsidR="003C0488" w:rsidRPr="004608BD">
              <w:rPr>
                <w:rStyle w:val="Hyperlink"/>
                <w:b/>
                <w:noProof/>
                <w:lang w:val="pt-BR"/>
              </w:rPr>
              <w:t>4.</w:t>
            </w:r>
            <w:r w:rsidR="003C0488">
              <w:rPr>
                <w:rFonts w:eastAsiaTheme="minorEastAsia"/>
                <w:noProof/>
                <w:lang w:val="pt-BR" w:eastAsia="pt-BR"/>
              </w:rPr>
              <w:tab/>
            </w:r>
            <w:r w:rsidR="003C0488" w:rsidRPr="004608BD">
              <w:rPr>
                <w:rStyle w:val="Hyperlink"/>
                <w:b/>
                <w:noProof/>
                <w:lang w:val="pt-BR"/>
              </w:rPr>
              <w:t>Personagens</w:t>
            </w:r>
            <w:r w:rsidR="003C0488">
              <w:rPr>
                <w:noProof/>
                <w:webHidden/>
              </w:rPr>
              <w:tab/>
            </w:r>
            <w:r w:rsidR="003C0488">
              <w:rPr>
                <w:noProof/>
                <w:webHidden/>
              </w:rPr>
              <w:fldChar w:fldCharType="begin"/>
            </w:r>
            <w:r w:rsidR="003C0488">
              <w:rPr>
                <w:noProof/>
                <w:webHidden/>
              </w:rPr>
              <w:instrText xml:space="preserve"> PAGEREF _Toc78575473 \h </w:instrText>
            </w:r>
            <w:r w:rsidR="003C0488">
              <w:rPr>
                <w:noProof/>
                <w:webHidden/>
              </w:rPr>
            </w:r>
            <w:r w:rsidR="003C0488">
              <w:rPr>
                <w:noProof/>
                <w:webHidden/>
              </w:rPr>
              <w:fldChar w:fldCharType="separate"/>
            </w:r>
            <w:r w:rsidR="003C0488">
              <w:rPr>
                <w:noProof/>
                <w:webHidden/>
              </w:rPr>
              <w:t>5</w:t>
            </w:r>
            <w:r w:rsidR="003C0488">
              <w:rPr>
                <w:noProof/>
                <w:webHidden/>
              </w:rPr>
              <w:fldChar w:fldCharType="end"/>
            </w:r>
          </w:hyperlink>
        </w:p>
        <w:p w14:paraId="60E84F84" w14:textId="414206BC" w:rsidR="003C0488" w:rsidRDefault="00C3312D">
          <w:pPr>
            <w:pStyle w:val="Sumrio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pt-BR" w:eastAsia="pt-BR"/>
            </w:rPr>
          </w:pPr>
          <w:hyperlink w:anchor="_Toc78575474" w:history="1">
            <w:r w:rsidR="003C0488" w:rsidRPr="004608BD">
              <w:rPr>
                <w:rStyle w:val="Hyperlink"/>
                <w:b/>
                <w:noProof/>
                <w:lang w:val="pt-BR"/>
              </w:rPr>
              <w:t>5.</w:t>
            </w:r>
            <w:r w:rsidR="003C0488">
              <w:rPr>
                <w:rFonts w:eastAsiaTheme="minorEastAsia"/>
                <w:noProof/>
                <w:lang w:val="pt-BR" w:eastAsia="pt-BR"/>
              </w:rPr>
              <w:tab/>
            </w:r>
            <w:r w:rsidR="003C0488" w:rsidRPr="004608BD">
              <w:rPr>
                <w:rStyle w:val="Hyperlink"/>
                <w:b/>
                <w:noProof/>
                <w:lang w:val="pt-BR"/>
              </w:rPr>
              <w:t>Controles</w:t>
            </w:r>
            <w:r w:rsidR="003C0488">
              <w:rPr>
                <w:noProof/>
                <w:webHidden/>
              </w:rPr>
              <w:tab/>
            </w:r>
            <w:r w:rsidR="003C0488">
              <w:rPr>
                <w:noProof/>
                <w:webHidden/>
              </w:rPr>
              <w:fldChar w:fldCharType="begin"/>
            </w:r>
            <w:r w:rsidR="003C0488">
              <w:rPr>
                <w:noProof/>
                <w:webHidden/>
              </w:rPr>
              <w:instrText xml:space="preserve"> PAGEREF _Toc78575474 \h </w:instrText>
            </w:r>
            <w:r w:rsidR="003C0488">
              <w:rPr>
                <w:noProof/>
                <w:webHidden/>
              </w:rPr>
            </w:r>
            <w:r w:rsidR="003C0488">
              <w:rPr>
                <w:noProof/>
                <w:webHidden/>
              </w:rPr>
              <w:fldChar w:fldCharType="separate"/>
            </w:r>
            <w:r w:rsidR="003C0488">
              <w:rPr>
                <w:noProof/>
                <w:webHidden/>
              </w:rPr>
              <w:t>6</w:t>
            </w:r>
            <w:r w:rsidR="003C0488">
              <w:rPr>
                <w:noProof/>
                <w:webHidden/>
              </w:rPr>
              <w:fldChar w:fldCharType="end"/>
            </w:r>
          </w:hyperlink>
        </w:p>
        <w:p w14:paraId="4B3F6E91" w14:textId="65838716" w:rsidR="003C0488" w:rsidRDefault="00C3312D">
          <w:pPr>
            <w:pStyle w:val="Sumrio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pt-BR" w:eastAsia="pt-BR"/>
            </w:rPr>
          </w:pPr>
          <w:hyperlink w:anchor="_Toc78575475" w:history="1">
            <w:r w:rsidR="003C0488" w:rsidRPr="004608BD">
              <w:rPr>
                <w:rStyle w:val="Hyperlink"/>
                <w:b/>
                <w:noProof/>
                <w:lang w:val="pt-BR"/>
              </w:rPr>
              <w:t>6.</w:t>
            </w:r>
            <w:r w:rsidR="003C0488">
              <w:rPr>
                <w:rFonts w:eastAsiaTheme="minorEastAsia"/>
                <w:noProof/>
                <w:lang w:val="pt-BR" w:eastAsia="pt-BR"/>
              </w:rPr>
              <w:tab/>
            </w:r>
            <w:r w:rsidR="003C0488" w:rsidRPr="004608BD">
              <w:rPr>
                <w:rStyle w:val="Hyperlink"/>
                <w:b/>
                <w:noProof/>
                <w:lang w:val="pt-BR"/>
              </w:rPr>
              <w:t>Câmera</w:t>
            </w:r>
            <w:r w:rsidR="003C0488">
              <w:rPr>
                <w:noProof/>
                <w:webHidden/>
              </w:rPr>
              <w:tab/>
            </w:r>
            <w:r w:rsidR="003C0488">
              <w:rPr>
                <w:noProof/>
                <w:webHidden/>
              </w:rPr>
              <w:fldChar w:fldCharType="begin"/>
            </w:r>
            <w:r w:rsidR="003C0488">
              <w:rPr>
                <w:noProof/>
                <w:webHidden/>
              </w:rPr>
              <w:instrText xml:space="preserve"> PAGEREF _Toc78575475 \h </w:instrText>
            </w:r>
            <w:r w:rsidR="003C0488">
              <w:rPr>
                <w:noProof/>
                <w:webHidden/>
              </w:rPr>
            </w:r>
            <w:r w:rsidR="003C0488">
              <w:rPr>
                <w:noProof/>
                <w:webHidden/>
              </w:rPr>
              <w:fldChar w:fldCharType="separate"/>
            </w:r>
            <w:r w:rsidR="003C0488">
              <w:rPr>
                <w:noProof/>
                <w:webHidden/>
              </w:rPr>
              <w:t>7</w:t>
            </w:r>
            <w:r w:rsidR="003C0488">
              <w:rPr>
                <w:noProof/>
                <w:webHidden/>
              </w:rPr>
              <w:fldChar w:fldCharType="end"/>
            </w:r>
          </w:hyperlink>
        </w:p>
        <w:p w14:paraId="5B8194EE" w14:textId="6EEF8CFA" w:rsidR="003C0488" w:rsidRDefault="00C3312D">
          <w:pPr>
            <w:pStyle w:val="Sumrio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pt-BR" w:eastAsia="pt-BR"/>
            </w:rPr>
          </w:pPr>
          <w:hyperlink w:anchor="_Toc78575476" w:history="1">
            <w:r w:rsidR="003C0488" w:rsidRPr="004608BD">
              <w:rPr>
                <w:rStyle w:val="Hyperlink"/>
                <w:b/>
                <w:noProof/>
                <w:lang w:val="pt-BR"/>
              </w:rPr>
              <w:t>7.</w:t>
            </w:r>
            <w:r w:rsidR="003C0488">
              <w:rPr>
                <w:rFonts w:eastAsiaTheme="minorEastAsia"/>
                <w:noProof/>
                <w:lang w:val="pt-BR" w:eastAsia="pt-BR"/>
              </w:rPr>
              <w:tab/>
            </w:r>
            <w:r w:rsidR="003C0488" w:rsidRPr="004608BD">
              <w:rPr>
                <w:rStyle w:val="Hyperlink"/>
                <w:b/>
                <w:noProof/>
                <w:lang w:val="pt-BR"/>
              </w:rPr>
              <w:t>Universo do Jogo (Não foi desenvolvido/escolhido)</w:t>
            </w:r>
            <w:r w:rsidR="003C0488">
              <w:rPr>
                <w:noProof/>
                <w:webHidden/>
              </w:rPr>
              <w:tab/>
            </w:r>
            <w:r w:rsidR="003C0488">
              <w:rPr>
                <w:noProof/>
                <w:webHidden/>
              </w:rPr>
              <w:fldChar w:fldCharType="begin"/>
            </w:r>
            <w:r w:rsidR="003C0488">
              <w:rPr>
                <w:noProof/>
                <w:webHidden/>
              </w:rPr>
              <w:instrText xml:space="preserve"> PAGEREF _Toc78575476 \h </w:instrText>
            </w:r>
            <w:r w:rsidR="003C0488">
              <w:rPr>
                <w:noProof/>
                <w:webHidden/>
              </w:rPr>
            </w:r>
            <w:r w:rsidR="003C0488">
              <w:rPr>
                <w:noProof/>
                <w:webHidden/>
              </w:rPr>
              <w:fldChar w:fldCharType="separate"/>
            </w:r>
            <w:r w:rsidR="003C0488">
              <w:rPr>
                <w:noProof/>
                <w:webHidden/>
              </w:rPr>
              <w:t>8</w:t>
            </w:r>
            <w:r w:rsidR="003C0488">
              <w:rPr>
                <w:noProof/>
                <w:webHidden/>
              </w:rPr>
              <w:fldChar w:fldCharType="end"/>
            </w:r>
          </w:hyperlink>
        </w:p>
        <w:p w14:paraId="153B49A7" w14:textId="1E4D1E86" w:rsidR="003C0488" w:rsidRDefault="00C3312D">
          <w:pPr>
            <w:pStyle w:val="Sumrio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pt-BR" w:eastAsia="pt-BR"/>
            </w:rPr>
          </w:pPr>
          <w:hyperlink w:anchor="_Toc78575477" w:history="1">
            <w:r w:rsidR="003C0488" w:rsidRPr="004608BD">
              <w:rPr>
                <w:rStyle w:val="Hyperlink"/>
                <w:b/>
                <w:noProof/>
                <w:lang w:val="pt-BR"/>
              </w:rPr>
              <w:t>8.</w:t>
            </w:r>
            <w:r w:rsidR="003C0488">
              <w:rPr>
                <w:rFonts w:eastAsiaTheme="minorEastAsia"/>
                <w:noProof/>
                <w:lang w:val="pt-BR" w:eastAsia="pt-BR"/>
              </w:rPr>
              <w:tab/>
            </w:r>
            <w:r w:rsidR="003C0488" w:rsidRPr="004608BD">
              <w:rPr>
                <w:rStyle w:val="Hyperlink"/>
                <w:b/>
                <w:noProof/>
                <w:lang w:val="pt-BR"/>
              </w:rPr>
              <w:t>Interface</w:t>
            </w:r>
            <w:r w:rsidR="003C0488">
              <w:rPr>
                <w:noProof/>
                <w:webHidden/>
              </w:rPr>
              <w:tab/>
            </w:r>
            <w:r w:rsidR="003C0488">
              <w:rPr>
                <w:noProof/>
                <w:webHidden/>
              </w:rPr>
              <w:fldChar w:fldCharType="begin"/>
            </w:r>
            <w:r w:rsidR="003C0488">
              <w:rPr>
                <w:noProof/>
                <w:webHidden/>
              </w:rPr>
              <w:instrText xml:space="preserve"> PAGEREF _Toc78575477 \h </w:instrText>
            </w:r>
            <w:r w:rsidR="003C0488">
              <w:rPr>
                <w:noProof/>
                <w:webHidden/>
              </w:rPr>
            </w:r>
            <w:r w:rsidR="003C0488">
              <w:rPr>
                <w:noProof/>
                <w:webHidden/>
              </w:rPr>
              <w:fldChar w:fldCharType="separate"/>
            </w:r>
            <w:r w:rsidR="003C0488">
              <w:rPr>
                <w:noProof/>
                <w:webHidden/>
              </w:rPr>
              <w:t>9</w:t>
            </w:r>
            <w:r w:rsidR="003C0488">
              <w:rPr>
                <w:noProof/>
                <w:webHidden/>
              </w:rPr>
              <w:fldChar w:fldCharType="end"/>
            </w:r>
          </w:hyperlink>
        </w:p>
        <w:p w14:paraId="1E854152" w14:textId="5E7EA1D8" w:rsidR="003C0488" w:rsidRDefault="00C3312D">
          <w:pPr>
            <w:pStyle w:val="Sumrio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pt-BR" w:eastAsia="pt-BR"/>
            </w:rPr>
          </w:pPr>
          <w:hyperlink w:anchor="_Toc78575478" w:history="1">
            <w:r w:rsidR="003C0488" w:rsidRPr="004608BD">
              <w:rPr>
                <w:rStyle w:val="Hyperlink"/>
                <w:b/>
                <w:noProof/>
                <w:lang w:val="pt-BR"/>
              </w:rPr>
              <w:t>9.</w:t>
            </w:r>
            <w:r w:rsidR="003C0488">
              <w:rPr>
                <w:rFonts w:eastAsiaTheme="minorEastAsia"/>
                <w:noProof/>
                <w:lang w:val="pt-BR" w:eastAsia="pt-BR"/>
              </w:rPr>
              <w:tab/>
            </w:r>
            <w:r w:rsidR="003C0488" w:rsidRPr="004608BD">
              <w:rPr>
                <w:rStyle w:val="Hyperlink"/>
                <w:b/>
                <w:noProof/>
                <w:lang w:val="pt-BR"/>
              </w:rPr>
              <w:t>Cutscenes (Inicialmente o jogo não tem)</w:t>
            </w:r>
            <w:r w:rsidR="003C0488">
              <w:rPr>
                <w:noProof/>
                <w:webHidden/>
              </w:rPr>
              <w:tab/>
            </w:r>
            <w:r w:rsidR="003C0488">
              <w:rPr>
                <w:noProof/>
                <w:webHidden/>
              </w:rPr>
              <w:fldChar w:fldCharType="begin"/>
            </w:r>
            <w:r w:rsidR="003C0488">
              <w:rPr>
                <w:noProof/>
                <w:webHidden/>
              </w:rPr>
              <w:instrText xml:space="preserve"> PAGEREF _Toc78575478 \h </w:instrText>
            </w:r>
            <w:r w:rsidR="003C0488">
              <w:rPr>
                <w:noProof/>
                <w:webHidden/>
              </w:rPr>
            </w:r>
            <w:r w:rsidR="003C0488">
              <w:rPr>
                <w:noProof/>
                <w:webHidden/>
              </w:rPr>
              <w:fldChar w:fldCharType="separate"/>
            </w:r>
            <w:r w:rsidR="003C0488">
              <w:rPr>
                <w:noProof/>
                <w:webHidden/>
              </w:rPr>
              <w:t>10</w:t>
            </w:r>
            <w:r w:rsidR="003C0488">
              <w:rPr>
                <w:noProof/>
                <w:webHidden/>
              </w:rPr>
              <w:fldChar w:fldCharType="end"/>
            </w:r>
          </w:hyperlink>
        </w:p>
        <w:p w14:paraId="79279C5C" w14:textId="22B6C4BA" w:rsidR="003C0488" w:rsidRDefault="00C3312D">
          <w:pPr>
            <w:pStyle w:val="Sumrio1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val="pt-BR" w:eastAsia="pt-BR"/>
            </w:rPr>
          </w:pPr>
          <w:hyperlink w:anchor="_Toc78575479" w:history="1">
            <w:r w:rsidR="003C0488" w:rsidRPr="004608BD">
              <w:rPr>
                <w:rStyle w:val="Hyperlink"/>
                <w:b/>
                <w:noProof/>
                <w:lang w:val="pt-BR"/>
              </w:rPr>
              <w:t>10.</w:t>
            </w:r>
            <w:r w:rsidR="003C0488">
              <w:rPr>
                <w:rFonts w:eastAsiaTheme="minorEastAsia"/>
                <w:noProof/>
                <w:lang w:val="pt-BR" w:eastAsia="pt-BR"/>
              </w:rPr>
              <w:tab/>
            </w:r>
            <w:r w:rsidR="003C0488" w:rsidRPr="004608BD">
              <w:rPr>
                <w:rStyle w:val="Hyperlink"/>
                <w:b/>
                <w:noProof/>
                <w:lang w:val="pt-BR"/>
              </w:rPr>
              <w:t>Sons (Não foi escolhido ainda)</w:t>
            </w:r>
            <w:r w:rsidR="003C0488">
              <w:rPr>
                <w:noProof/>
                <w:webHidden/>
              </w:rPr>
              <w:tab/>
            </w:r>
            <w:r w:rsidR="003C0488">
              <w:rPr>
                <w:noProof/>
                <w:webHidden/>
              </w:rPr>
              <w:fldChar w:fldCharType="begin"/>
            </w:r>
            <w:r w:rsidR="003C0488">
              <w:rPr>
                <w:noProof/>
                <w:webHidden/>
              </w:rPr>
              <w:instrText xml:space="preserve"> PAGEREF _Toc78575479 \h </w:instrText>
            </w:r>
            <w:r w:rsidR="003C0488">
              <w:rPr>
                <w:noProof/>
                <w:webHidden/>
              </w:rPr>
            </w:r>
            <w:r w:rsidR="003C0488">
              <w:rPr>
                <w:noProof/>
                <w:webHidden/>
              </w:rPr>
              <w:fldChar w:fldCharType="separate"/>
            </w:r>
            <w:r w:rsidR="003C0488">
              <w:rPr>
                <w:noProof/>
                <w:webHidden/>
              </w:rPr>
              <w:t>11</w:t>
            </w:r>
            <w:r w:rsidR="003C0488">
              <w:rPr>
                <w:noProof/>
                <w:webHidden/>
              </w:rPr>
              <w:fldChar w:fldCharType="end"/>
            </w:r>
          </w:hyperlink>
        </w:p>
        <w:p w14:paraId="7FA670C0" w14:textId="2E5536D6" w:rsidR="003C0488" w:rsidRDefault="00C3312D">
          <w:pPr>
            <w:pStyle w:val="Sumrio1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val="pt-BR" w:eastAsia="pt-BR"/>
            </w:rPr>
          </w:pPr>
          <w:hyperlink w:anchor="_Toc78575480" w:history="1">
            <w:r w:rsidR="003C0488" w:rsidRPr="004608BD">
              <w:rPr>
                <w:rStyle w:val="Hyperlink"/>
                <w:b/>
                <w:noProof/>
                <w:lang w:val="pt-BR"/>
              </w:rPr>
              <w:t>11.</w:t>
            </w:r>
            <w:r w:rsidR="003C0488">
              <w:rPr>
                <w:rFonts w:eastAsiaTheme="minorEastAsia"/>
                <w:noProof/>
                <w:lang w:val="pt-BR" w:eastAsia="pt-BR"/>
              </w:rPr>
              <w:tab/>
            </w:r>
            <w:r w:rsidR="003C0488" w:rsidRPr="004608BD">
              <w:rPr>
                <w:rStyle w:val="Hyperlink"/>
                <w:b/>
                <w:noProof/>
                <w:lang w:val="pt-BR"/>
              </w:rPr>
              <w:t>Cronograma</w:t>
            </w:r>
            <w:r w:rsidR="003C0488">
              <w:rPr>
                <w:noProof/>
                <w:webHidden/>
              </w:rPr>
              <w:tab/>
            </w:r>
            <w:r w:rsidR="003C0488">
              <w:rPr>
                <w:noProof/>
                <w:webHidden/>
              </w:rPr>
              <w:fldChar w:fldCharType="begin"/>
            </w:r>
            <w:r w:rsidR="003C0488">
              <w:rPr>
                <w:noProof/>
                <w:webHidden/>
              </w:rPr>
              <w:instrText xml:space="preserve"> PAGEREF _Toc78575480 \h </w:instrText>
            </w:r>
            <w:r w:rsidR="003C0488">
              <w:rPr>
                <w:noProof/>
                <w:webHidden/>
              </w:rPr>
            </w:r>
            <w:r w:rsidR="003C0488">
              <w:rPr>
                <w:noProof/>
                <w:webHidden/>
              </w:rPr>
              <w:fldChar w:fldCharType="separate"/>
            </w:r>
            <w:r w:rsidR="003C0488">
              <w:rPr>
                <w:noProof/>
                <w:webHidden/>
              </w:rPr>
              <w:t>12</w:t>
            </w:r>
            <w:r w:rsidR="003C0488">
              <w:rPr>
                <w:noProof/>
                <w:webHidden/>
              </w:rPr>
              <w:fldChar w:fldCharType="end"/>
            </w:r>
          </w:hyperlink>
        </w:p>
        <w:p w14:paraId="2D6F2165" w14:textId="2F40755B" w:rsidR="0077658F" w:rsidRDefault="0077658F" w:rsidP="002C24D9">
          <w:pPr>
            <w:jc w:val="both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1B60EE12" w14:textId="77777777" w:rsidR="005E6EDF" w:rsidRDefault="005E6EDF" w:rsidP="002C24D9">
      <w:pPr>
        <w:jc w:val="both"/>
        <w:rPr>
          <w:sz w:val="36"/>
          <w:lang w:val="pt-BR"/>
        </w:rPr>
      </w:pPr>
      <w:r>
        <w:rPr>
          <w:sz w:val="36"/>
          <w:lang w:val="pt-BR"/>
        </w:rPr>
        <w:br w:type="page"/>
      </w:r>
    </w:p>
    <w:p w14:paraId="7099DBDD" w14:textId="77777777" w:rsidR="005E6EDF" w:rsidRDefault="005E6EDF" w:rsidP="002C24D9">
      <w:pPr>
        <w:pStyle w:val="PargrafodaLista"/>
        <w:numPr>
          <w:ilvl w:val="0"/>
          <w:numId w:val="1"/>
        </w:numPr>
        <w:tabs>
          <w:tab w:val="left" w:pos="7672"/>
        </w:tabs>
        <w:jc w:val="both"/>
        <w:outlineLvl w:val="0"/>
        <w:rPr>
          <w:b/>
          <w:sz w:val="40"/>
          <w:lang w:val="pt-BR"/>
        </w:rPr>
      </w:pPr>
      <w:bookmarkStart w:id="2" w:name="_Toc78575470"/>
      <w:r w:rsidRPr="005E6EDF">
        <w:rPr>
          <w:b/>
          <w:sz w:val="40"/>
          <w:lang w:val="pt-BR"/>
        </w:rPr>
        <w:lastRenderedPageBreak/>
        <w:t>História</w:t>
      </w:r>
      <w:bookmarkEnd w:id="2"/>
    </w:p>
    <w:p w14:paraId="59949762" w14:textId="77777777" w:rsidR="005E6EDF" w:rsidDel="004B6DDC" w:rsidRDefault="005E6EDF" w:rsidP="002C24D9">
      <w:pPr>
        <w:pStyle w:val="PargrafodaLista"/>
        <w:tabs>
          <w:tab w:val="left" w:pos="7672"/>
        </w:tabs>
        <w:ind w:left="360"/>
        <w:jc w:val="both"/>
        <w:rPr>
          <w:del w:id="3" w:author="Cleidiana Reis dos Santos" w:date="2022-06-27T23:22:00Z"/>
          <w:sz w:val="28"/>
          <w:lang w:val="pt-BR"/>
        </w:rPr>
      </w:pPr>
    </w:p>
    <w:p w14:paraId="174B0EE6" w14:textId="1DBD6238" w:rsidR="005E6EDF" w:rsidDel="004B6DDC" w:rsidRDefault="0070496C">
      <w:pPr>
        <w:pStyle w:val="PargrafodaLista"/>
        <w:tabs>
          <w:tab w:val="left" w:pos="7672"/>
        </w:tabs>
        <w:ind w:left="0"/>
        <w:jc w:val="both"/>
        <w:rPr>
          <w:del w:id="4" w:author="Cleidiana Reis dos Santos" w:date="2022-06-27T23:22:00Z"/>
          <w:sz w:val="24"/>
          <w:lang w:val="pt-BR"/>
        </w:rPr>
        <w:pPrChange w:id="5" w:author="Cleidiana Reis dos Santos" w:date="2022-06-27T23:22:00Z">
          <w:pPr>
            <w:pStyle w:val="PargrafodaLista"/>
            <w:tabs>
              <w:tab w:val="left" w:pos="7672"/>
            </w:tabs>
            <w:ind w:left="0" w:firstLine="360"/>
            <w:jc w:val="both"/>
          </w:pPr>
        </w:pPrChange>
      </w:pPr>
      <w:del w:id="6" w:author="Cleidiana Reis dos Santos" w:date="2022-06-27T23:22:00Z">
        <w:r w:rsidDel="004B6DDC">
          <w:rPr>
            <w:sz w:val="24"/>
            <w:lang w:val="pt-BR"/>
          </w:rPr>
          <w:delText>Em um mundo onde os problemas da humanidade a serem resolvidos valem mais que qualquer moeda, Ronaldo busca resolver problemas na sua cidade com tecnologia</w:delText>
        </w:r>
        <w:r w:rsidR="006D5118" w:rsidDel="004B6DDC">
          <w:rPr>
            <w:sz w:val="24"/>
            <w:lang w:val="pt-BR"/>
          </w:rPr>
          <w:delText>s</w:delText>
        </w:r>
        <w:r w:rsidDel="004B6DDC">
          <w:rPr>
            <w:sz w:val="24"/>
            <w:lang w:val="pt-BR"/>
          </w:rPr>
          <w:delText xml:space="preserve"> IoTs. A única saída para o planeta de Ronaldo suportar o crescimento populacional é trazer melhoria nos processos de agricultura, infraestrutura urbana etc. </w:delText>
        </w:r>
        <w:r w:rsidR="006D5118" w:rsidDel="004B6DDC">
          <w:rPr>
            <w:sz w:val="24"/>
            <w:lang w:val="pt-BR"/>
          </w:rPr>
          <w:delText xml:space="preserve">Essas ações </w:delText>
        </w:r>
        <w:r w:rsidDel="004B6DDC">
          <w:rPr>
            <w:sz w:val="24"/>
            <w:lang w:val="pt-BR"/>
          </w:rPr>
          <w:delText>otimizar</w:delText>
        </w:r>
        <w:r w:rsidR="00B32564" w:rsidDel="004B6DDC">
          <w:rPr>
            <w:sz w:val="24"/>
            <w:lang w:val="pt-BR"/>
          </w:rPr>
          <w:delText>ão</w:delText>
        </w:r>
        <w:r w:rsidDel="004B6DDC">
          <w:rPr>
            <w:sz w:val="24"/>
            <w:lang w:val="pt-BR"/>
          </w:rPr>
          <w:delText xml:space="preserve"> os recursos ambientais que são limitados e cada vez mais escassos. Ronaldo</w:delText>
        </w:r>
        <w:r w:rsidR="00E37F05" w:rsidDel="004B6DDC">
          <w:rPr>
            <w:sz w:val="24"/>
            <w:lang w:val="pt-BR"/>
          </w:rPr>
          <w:delText xml:space="preserve"> vai</w:delText>
        </w:r>
        <w:r w:rsidDel="004B6DDC">
          <w:rPr>
            <w:sz w:val="24"/>
            <w:lang w:val="pt-BR"/>
          </w:rPr>
          <w:delText xml:space="preserve"> </w:delText>
        </w:r>
        <w:r w:rsidR="00E37F05" w:rsidDel="004B6DDC">
          <w:rPr>
            <w:sz w:val="24"/>
            <w:lang w:val="pt-BR"/>
          </w:rPr>
          <w:delText>começa</w:delText>
        </w:r>
        <w:r w:rsidR="00B32564" w:rsidDel="004B6DDC">
          <w:rPr>
            <w:sz w:val="24"/>
            <w:lang w:val="pt-BR"/>
          </w:rPr>
          <w:delText>r</w:delText>
        </w:r>
        <w:r w:rsidR="00E37F05" w:rsidRPr="00E37F05" w:rsidDel="004B6DDC">
          <w:rPr>
            <w:sz w:val="24"/>
            <w:lang w:val="pt-BR"/>
          </w:rPr>
          <w:delText xml:space="preserve"> </w:delText>
        </w:r>
        <w:r w:rsidR="0028773A" w:rsidDel="004B6DDC">
          <w:rPr>
            <w:sz w:val="24"/>
            <w:lang w:val="pt-BR"/>
          </w:rPr>
          <w:delText xml:space="preserve">usar IoT </w:delText>
        </w:r>
        <w:r w:rsidR="00E37F05" w:rsidDel="004B6DDC">
          <w:rPr>
            <w:sz w:val="24"/>
            <w:lang w:val="pt-BR"/>
          </w:rPr>
          <w:delText xml:space="preserve">em </w:delText>
        </w:r>
        <w:r w:rsidDel="004B6DDC">
          <w:rPr>
            <w:sz w:val="24"/>
            <w:lang w:val="pt-BR"/>
          </w:rPr>
          <w:delText>sua vida</w:delText>
        </w:r>
        <w:r w:rsidR="0028773A" w:rsidDel="004B6DDC">
          <w:rPr>
            <w:sz w:val="24"/>
            <w:lang w:val="pt-BR"/>
          </w:rPr>
          <w:delText xml:space="preserve">, se preparando para </w:delText>
        </w:r>
        <w:r w:rsidR="00B32564" w:rsidDel="004B6DDC">
          <w:rPr>
            <w:sz w:val="24"/>
            <w:lang w:val="pt-BR"/>
          </w:rPr>
          <w:delText>alguns</w:delText>
        </w:r>
        <w:r w:rsidR="0028773A" w:rsidDel="004B6DDC">
          <w:rPr>
            <w:sz w:val="24"/>
            <w:lang w:val="pt-BR"/>
          </w:rPr>
          <w:delText xml:space="preserve"> desafios na</w:delText>
        </w:r>
        <w:r w:rsidR="00E37F05" w:rsidDel="004B6DDC">
          <w:rPr>
            <w:sz w:val="24"/>
            <w:lang w:val="pt-BR"/>
          </w:rPr>
          <w:delText xml:space="preserve"> sua </w:delText>
        </w:r>
        <w:r w:rsidDel="004B6DDC">
          <w:rPr>
            <w:sz w:val="24"/>
            <w:lang w:val="pt-BR"/>
          </w:rPr>
          <w:delText xml:space="preserve">cidade. </w:delText>
        </w:r>
        <w:r w:rsidR="00B11CEA" w:rsidDel="004B6DDC">
          <w:rPr>
            <w:sz w:val="24"/>
            <w:lang w:val="pt-BR"/>
          </w:rPr>
          <w:delText>Quando se trata de otimização de recursos para sobrevivência da sociedade</w:delText>
        </w:r>
        <w:r w:rsidR="00E37F05" w:rsidDel="004B6DDC">
          <w:rPr>
            <w:sz w:val="24"/>
            <w:lang w:val="pt-BR"/>
          </w:rPr>
          <w:delText>, quanto mais rápido solucionar os problemas melhor</w:delText>
        </w:r>
        <w:r w:rsidR="009F1CC1" w:rsidDel="004B6DDC">
          <w:rPr>
            <w:sz w:val="24"/>
            <w:lang w:val="pt-BR"/>
          </w:rPr>
          <w:delText>.</w:delText>
        </w:r>
        <w:r w:rsidR="00B11CEA" w:rsidDel="004B6DDC">
          <w:rPr>
            <w:sz w:val="24"/>
            <w:lang w:val="pt-BR"/>
          </w:rPr>
          <w:delText xml:space="preserve"> Ronaldo acredita que </w:delText>
        </w:r>
      </w:del>
      <w:del w:id="7" w:author="Cleidiana Reis dos Santos" w:date="2021-11-25T21:17:00Z">
        <w:r w:rsidR="00B11CEA" w:rsidDel="00CA335E">
          <w:rPr>
            <w:sz w:val="24"/>
            <w:lang w:val="pt-BR"/>
          </w:rPr>
          <w:delText>a resolução de problema</w:delText>
        </w:r>
        <w:r w:rsidR="00B32564" w:rsidDel="00CA335E">
          <w:rPr>
            <w:sz w:val="24"/>
            <w:lang w:val="pt-BR"/>
          </w:rPr>
          <w:delText>s</w:delText>
        </w:r>
        <w:r w:rsidR="00B11CEA" w:rsidDel="00CA335E">
          <w:rPr>
            <w:sz w:val="24"/>
            <w:lang w:val="pt-BR"/>
          </w:rPr>
          <w:delText xml:space="preserve"> </w:delText>
        </w:r>
        <w:r w:rsidR="00B32564" w:rsidDel="00CA335E">
          <w:rPr>
            <w:sz w:val="24"/>
            <w:lang w:val="pt-BR"/>
          </w:rPr>
          <w:delText xml:space="preserve">o </w:delText>
        </w:r>
        <w:r w:rsidR="00B11CEA" w:rsidDel="00CA335E">
          <w:rPr>
            <w:sz w:val="24"/>
            <w:lang w:val="pt-BR"/>
          </w:rPr>
          <w:delText>torna</w:delText>
        </w:r>
        <w:r w:rsidR="00B32564" w:rsidDel="00CA335E">
          <w:rPr>
            <w:sz w:val="24"/>
            <w:lang w:val="pt-BR"/>
          </w:rPr>
          <w:delText>m</w:delText>
        </w:r>
      </w:del>
      <w:del w:id="8" w:author="Cleidiana Reis dos Santos" w:date="2022-06-27T23:22:00Z">
        <w:r w:rsidR="00B11CEA" w:rsidDel="004B6DDC">
          <w:rPr>
            <w:sz w:val="24"/>
            <w:lang w:val="pt-BR"/>
          </w:rPr>
          <w:delText xml:space="preserve"> mais experiente e capaz de resolver mais </w:delText>
        </w:r>
        <w:r w:rsidR="00B32564" w:rsidDel="004B6DDC">
          <w:rPr>
            <w:sz w:val="24"/>
            <w:lang w:val="pt-BR"/>
          </w:rPr>
          <w:delText xml:space="preserve">obstáculos </w:delText>
        </w:r>
        <w:r w:rsidR="00B11CEA" w:rsidDel="004B6DDC">
          <w:rPr>
            <w:sz w:val="24"/>
            <w:lang w:val="pt-BR"/>
          </w:rPr>
          <w:delText>desafiadores. As dificuldades aumentam proporcional</w:delText>
        </w:r>
        <w:r w:rsidR="00F15896" w:rsidDel="004B6DDC">
          <w:rPr>
            <w:sz w:val="24"/>
            <w:lang w:val="pt-BR"/>
          </w:rPr>
          <w:delText>mente</w:delText>
        </w:r>
        <w:r w:rsidR="00B11CEA" w:rsidDel="004B6DDC">
          <w:rPr>
            <w:sz w:val="24"/>
            <w:lang w:val="pt-BR"/>
          </w:rPr>
          <w:delText xml:space="preserve"> </w:delText>
        </w:r>
        <w:r w:rsidR="006D5118" w:rsidDel="004B6DDC">
          <w:rPr>
            <w:sz w:val="24"/>
            <w:lang w:val="pt-BR"/>
          </w:rPr>
          <w:delText xml:space="preserve">à </w:delText>
        </w:r>
        <w:r w:rsidR="00B11CEA" w:rsidDel="004B6DDC">
          <w:rPr>
            <w:sz w:val="24"/>
            <w:lang w:val="pt-BR"/>
          </w:rPr>
          <w:delText>quantidade de pessoas impactadas, mas Ronaldo acredita que não existe problema que não tenha solução, e não desiste até conseguir. Quando termina sua jornada</w:delText>
        </w:r>
        <w:r w:rsidR="00F15896" w:rsidDel="004B6DDC">
          <w:rPr>
            <w:sz w:val="24"/>
            <w:lang w:val="pt-BR"/>
          </w:rPr>
          <w:delText>,</w:delText>
        </w:r>
        <w:r w:rsidR="00B11CEA" w:rsidDel="004B6DDC">
          <w:rPr>
            <w:sz w:val="24"/>
            <w:lang w:val="pt-BR"/>
          </w:rPr>
          <w:delText xml:space="preserve"> Ronaldo </w:delText>
        </w:r>
        <w:r w:rsidR="006D5118" w:rsidDel="004B6DDC">
          <w:rPr>
            <w:sz w:val="24"/>
            <w:lang w:val="pt-BR"/>
          </w:rPr>
          <w:delText xml:space="preserve">tem </w:delText>
        </w:r>
        <w:r w:rsidR="00B11CEA" w:rsidDel="004B6DDC">
          <w:rPr>
            <w:sz w:val="24"/>
            <w:lang w:val="pt-BR"/>
          </w:rPr>
          <w:delText xml:space="preserve">um sentimento de missão cumprida e que sua parte foi feita para ajudar a humanidade como um todo. </w:delText>
        </w:r>
      </w:del>
    </w:p>
    <w:p w14:paraId="31CDAACE" w14:textId="3A1E5FA0" w:rsidR="00C66AA2" w:rsidRDefault="00C66AA2">
      <w:pPr>
        <w:pStyle w:val="PargrafodaLista"/>
        <w:tabs>
          <w:tab w:val="left" w:pos="7672"/>
        </w:tabs>
        <w:ind w:left="0"/>
        <w:jc w:val="both"/>
        <w:rPr>
          <w:sz w:val="24"/>
          <w:lang w:val="pt-BR"/>
        </w:rPr>
        <w:pPrChange w:id="9" w:author="Cleidiana Reis dos Santos" w:date="2022-06-27T23:22:00Z">
          <w:pPr>
            <w:pStyle w:val="PargrafodaLista"/>
            <w:tabs>
              <w:tab w:val="left" w:pos="7672"/>
            </w:tabs>
            <w:ind w:left="0" w:firstLine="360"/>
            <w:jc w:val="both"/>
          </w:pPr>
        </w:pPrChange>
      </w:pPr>
    </w:p>
    <w:p w14:paraId="3A475F35" w14:textId="40F058CC" w:rsidR="00C66AA2" w:rsidRDefault="00C66AA2">
      <w:pPr>
        <w:pStyle w:val="PargrafodaLista"/>
        <w:tabs>
          <w:tab w:val="left" w:pos="7672"/>
        </w:tabs>
        <w:ind w:left="0" w:firstLine="360"/>
        <w:jc w:val="both"/>
        <w:rPr>
          <w:sz w:val="24"/>
          <w:lang w:val="pt-BR"/>
        </w:rPr>
      </w:pPr>
      <w:r>
        <w:rPr>
          <w:sz w:val="24"/>
          <w:lang w:val="pt-BR"/>
        </w:rPr>
        <w:t xml:space="preserve">O jogo será </w:t>
      </w:r>
      <w:r w:rsidR="009B30FC" w:rsidRPr="00C66AA2">
        <w:rPr>
          <w:sz w:val="24"/>
          <w:lang w:val="pt-BR"/>
        </w:rPr>
        <w:t>elaborado</w:t>
      </w:r>
      <w:r w:rsidRPr="00F15896">
        <w:rPr>
          <w:sz w:val="24"/>
          <w:lang w:val="pt-BR"/>
        </w:rPr>
        <w:t xml:space="preserve"> especificamente para ensinar</w:t>
      </w:r>
      <w:r>
        <w:rPr>
          <w:sz w:val="24"/>
          <w:lang w:val="pt-BR"/>
        </w:rPr>
        <w:t xml:space="preserve"> </w:t>
      </w:r>
      <w:r w:rsidR="008B71C9">
        <w:rPr>
          <w:sz w:val="24"/>
          <w:lang w:val="pt-BR"/>
        </w:rPr>
        <w:t>à</w:t>
      </w:r>
      <w:r w:rsidRPr="00C66AA2">
        <w:rPr>
          <w:sz w:val="24"/>
          <w:lang w:val="pt-BR"/>
        </w:rPr>
        <w:t xml:space="preserve">s pessoas </w:t>
      </w:r>
      <w:r>
        <w:rPr>
          <w:sz w:val="24"/>
          <w:lang w:val="pt-BR"/>
        </w:rPr>
        <w:t xml:space="preserve">sobre desenvolvimento de </w:t>
      </w:r>
      <w:r w:rsidRPr="001F035D">
        <w:rPr>
          <w:i/>
          <w:iCs/>
          <w:sz w:val="24"/>
          <w:lang w:val="pt-BR"/>
        </w:rPr>
        <w:t>firmware</w:t>
      </w:r>
      <w:r w:rsidRPr="00C66AA2">
        <w:rPr>
          <w:sz w:val="24"/>
          <w:lang w:val="pt-BR"/>
        </w:rPr>
        <w:t>, expandir conceitos</w:t>
      </w:r>
      <w:r w:rsidR="008B71C9">
        <w:rPr>
          <w:sz w:val="24"/>
          <w:lang w:val="pt-BR"/>
        </w:rPr>
        <w:t xml:space="preserve"> e</w:t>
      </w:r>
      <w:r w:rsidRPr="00C66AA2">
        <w:rPr>
          <w:sz w:val="24"/>
          <w:lang w:val="pt-BR"/>
        </w:rPr>
        <w:t xml:space="preserve"> reforçar</w:t>
      </w:r>
      <w:r>
        <w:rPr>
          <w:sz w:val="24"/>
          <w:lang w:val="pt-BR"/>
        </w:rPr>
        <w:t xml:space="preserve"> o </w:t>
      </w:r>
      <w:r w:rsidRPr="00C66AA2">
        <w:rPr>
          <w:sz w:val="24"/>
          <w:lang w:val="pt-BR"/>
        </w:rPr>
        <w:t xml:space="preserve">desenvolvimento </w:t>
      </w:r>
      <w:r>
        <w:rPr>
          <w:sz w:val="24"/>
          <w:lang w:val="pt-BR"/>
        </w:rPr>
        <w:t>na área.</w:t>
      </w:r>
    </w:p>
    <w:p w14:paraId="114CAEFA" w14:textId="77777777" w:rsidR="003C0488" w:rsidRDefault="003C0488" w:rsidP="003C0488">
      <w:pPr>
        <w:pStyle w:val="PargrafodaLista"/>
        <w:tabs>
          <w:tab w:val="left" w:pos="7672"/>
        </w:tabs>
        <w:ind w:left="0" w:firstLine="360"/>
        <w:jc w:val="both"/>
        <w:rPr>
          <w:b/>
          <w:sz w:val="40"/>
          <w:lang w:val="pt-BR"/>
        </w:rPr>
      </w:pPr>
    </w:p>
    <w:p w14:paraId="2EE4A5EE" w14:textId="77777777" w:rsidR="00254339" w:rsidRDefault="00254339" w:rsidP="002C24D9">
      <w:pPr>
        <w:pStyle w:val="PargrafodaLista"/>
        <w:numPr>
          <w:ilvl w:val="0"/>
          <w:numId w:val="1"/>
        </w:numPr>
        <w:tabs>
          <w:tab w:val="left" w:pos="7672"/>
        </w:tabs>
        <w:jc w:val="both"/>
        <w:outlineLvl w:val="0"/>
        <w:rPr>
          <w:b/>
          <w:sz w:val="40"/>
          <w:lang w:val="pt-BR"/>
        </w:rPr>
      </w:pPr>
      <w:bookmarkStart w:id="10" w:name="_Toc78575471"/>
      <w:r w:rsidRPr="001F035D">
        <w:rPr>
          <w:b/>
          <w:i/>
          <w:iCs/>
          <w:sz w:val="40"/>
          <w:lang w:val="pt-BR"/>
        </w:rPr>
        <w:t>Gameplay</w:t>
      </w:r>
      <w:bookmarkEnd w:id="10"/>
    </w:p>
    <w:p w14:paraId="714A0E05" w14:textId="4108C948" w:rsidR="0058079F" w:rsidRPr="001B79A5" w:rsidRDefault="0058079F" w:rsidP="002C24D9">
      <w:pPr>
        <w:tabs>
          <w:tab w:val="left" w:pos="7672"/>
        </w:tabs>
        <w:jc w:val="both"/>
        <w:rPr>
          <w:sz w:val="24"/>
          <w:lang w:val="pt-BR"/>
        </w:rPr>
      </w:pPr>
    </w:p>
    <w:p w14:paraId="091EA58D" w14:textId="56112351" w:rsidR="0058079F" w:rsidRDefault="0058079F" w:rsidP="002C24D9">
      <w:pPr>
        <w:pStyle w:val="PargrafodaLista"/>
        <w:tabs>
          <w:tab w:val="left" w:pos="7672"/>
        </w:tabs>
        <w:ind w:left="0" w:firstLine="360"/>
        <w:jc w:val="both"/>
        <w:rPr>
          <w:ins w:id="11" w:author="Cleidiana Reis dos Santos" w:date="2022-06-27T23:22:00Z"/>
          <w:sz w:val="24"/>
          <w:lang w:val="pt-BR"/>
        </w:rPr>
      </w:pPr>
      <w:r>
        <w:rPr>
          <w:sz w:val="24"/>
          <w:lang w:val="pt-BR"/>
        </w:rPr>
        <w:t>Ronald</w:t>
      </w:r>
      <w:r w:rsidR="00E37F05">
        <w:rPr>
          <w:sz w:val="24"/>
          <w:lang w:val="pt-BR"/>
        </w:rPr>
        <w:t xml:space="preserve">o </w:t>
      </w:r>
      <w:r>
        <w:rPr>
          <w:sz w:val="24"/>
          <w:lang w:val="pt-BR"/>
        </w:rPr>
        <w:t>começa sua jornada</w:t>
      </w:r>
      <w:r w:rsidR="00E37F05">
        <w:rPr>
          <w:sz w:val="24"/>
          <w:lang w:val="pt-BR"/>
        </w:rPr>
        <w:t xml:space="preserve"> em sua casa e </w:t>
      </w:r>
      <w:r w:rsidR="00FA5555">
        <w:rPr>
          <w:sz w:val="24"/>
          <w:lang w:val="pt-BR"/>
        </w:rPr>
        <w:t>após concluir</w:t>
      </w:r>
      <w:r w:rsidR="00E37F05">
        <w:rPr>
          <w:sz w:val="24"/>
          <w:lang w:val="pt-BR"/>
        </w:rPr>
        <w:t xml:space="preserve"> todas as tarefas</w:t>
      </w:r>
      <w:r>
        <w:rPr>
          <w:sz w:val="24"/>
          <w:lang w:val="pt-BR"/>
        </w:rPr>
        <w:t>,</w:t>
      </w:r>
      <w:r w:rsidR="00E37F05">
        <w:rPr>
          <w:sz w:val="24"/>
          <w:lang w:val="pt-BR"/>
        </w:rPr>
        <w:t xml:space="preserve"> sai para a cidade,</w:t>
      </w:r>
      <w:r>
        <w:rPr>
          <w:sz w:val="24"/>
          <w:lang w:val="pt-BR"/>
        </w:rPr>
        <w:t xml:space="preserve"> </w:t>
      </w:r>
      <w:r w:rsidR="005E0407">
        <w:rPr>
          <w:sz w:val="24"/>
          <w:lang w:val="pt-BR"/>
        </w:rPr>
        <w:t xml:space="preserve">sendo que </w:t>
      </w:r>
      <w:r>
        <w:rPr>
          <w:sz w:val="24"/>
          <w:lang w:val="pt-BR"/>
        </w:rPr>
        <w:t xml:space="preserve">cada local </w:t>
      </w:r>
      <w:r w:rsidR="005E0407">
        <w:rPr>
          <w:sz w:val="24"/>
          <w:lang w:val="pt-BR"/>
        </w:rPr>
        <w:t xml:space="preserve">possui </w:t>
      </w:r>
      <w:r>
        <w:rPr>
          <w:sz w:val="24"/>
          <w:lang w:val="pt-BR"/>
        </w:rPr>
        <w:t>seus desafios e métodos de solução:</w:t>
      </w:r>
    </w:p>
    <w:tbl>
      <w:tblPr>
        <w:tblW w:w="7792" w:type="dxa"/>
        <w:jc w:val="center"/>
        <w:tblLayout w:type="fixed"/>
        <w:tblLook w:val="0400" w:firstRow="0" w:lastRow="0" w:firstColumn="0" w:lastColumn="0" w:noHBand="0" w:noVBand="1"/>
      </w:tblPr>
      <w:tblGrid>
        <w:gridCol w:w="846"/>
        <w:gridCol w:w="3969"/>
        <w:gridCol w:w="2977"/>
      </w:tblGrid>
      <w:tr w:rsidR="005E12ED" w14:paraId="4795B3D8" w14:textId="77777777" w:rsidTr="00BD1FF5">
        <w:trPr>
          <w:trHeight w:val="373"/>
          <w:jc w:val="center"/>
          <w:ins w:id="12" w:author="Cleidiana Reis dos Santos" w:date="2022-06-28T21:45:00Z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1F2"/>
            <w:vAlign w:val="center"/>
          </w:tcPr>
          <w:p w14:paraId="44DF1474" w14:textId="77777777" w:rsidR="005E12ED" w:rsidRDefault="005E12ED" w:rsidP="00BD1FF5">
            <w:pPr>
              <w:spacing w:line="240" w:lineRule="auto"/>
              <w:jc w:val="center"/>
              <w:rPr>
                <w:ins w:id="13" w:author="Cleidiana Reis dos Santos" w:date="2022-06-28T21:45:00Z"/>
                <w:color w:val="333333"/>
                <w:sz w:val="20"/>
                <w:szCs w:val="20"/>
              </w:rPr>
            </w:pPr>
            <w:ins w:id="14" w:author="Cleidiana Reis dos Santos" w:date="2022-06-28T21:45:00Z">
              <w:r>
                <w:rPr>
                  <w:color w:val="333333"/>
                  <w:sz w:val="20"/>
                  <w:szCs w:val="20"/>
                </w:rPr>
                <w:t>Projeto</w:t>
              </w:r>
            </w:ins>
          </w:p>
        </w:tc>
        <w:tc>
          <w:tcPr>
            <w:tcW w:w="396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9E1F2"/>
            <w:vAlign w:val="center"/>
          </w:tcPr>
          <w:p w14:paraId="3D2089A5" w14:textId="77777777" w:rsidR="005E12ED" w:rsidRDefault="005E12ED" w:rsidP="00BD1FF5">
            <w:pPr>
              <w:spacing w:line="240" w:lineRule="auto"/>
              <w:jc w:val="center"/>
              <w:rPr>
                <w:ins w:id="15" w:author="Cleidiana Reis dos Santos" w:date="2022-06-28T21:45:00Z"/>
                <w:color w:val="333333"/>
                <w:sz w:val="20"/>
                <w:szCs w:val="20"/>
              </w:rPr>
            </w:pPr>
            <w:ins w:id="16" w:author="Cleidiana Reis dos Santos" w:date="2022-06-28T21:45:00Z">
              <w:r>
                <w:rPr>
                  <w:color w:val="333333"/>
                  <w:sz w:val="20"/>
                  <w:szCs w:val="20"/>
                </w:rPr>
                <w:t>Descrição</w:t>
              </w:r>
            </w:ins>
          </w:p>
        </w:tc>
        <w:tc>
          <w:tcPr>
            <w:tcW w:w="297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9E1F2"/>
            <w:vAlign w:val="center"/>
          </w:tcPr>
          <w:p w14:paraId="244D612D" w14:textId="77777777" w:rsidR="005E12ED" w:rsidRDefault="005E12ED" w:rsidP="00BD1FF5">
            <w:pPr>
              <w:spacing w:line="240" w:lineRule="auto"/>
              <w:jc w:val="center"/>
              <w:rPr>
                <w:ins w:id="17" w:author="Cleidiana Reis dos Santos" w:date="2022-06-28T21:45:00Z"/>
                <w:color w:val="333333"/>
                <w:sz w:val="20"/>
                <w:szCs w:val="20"/>
              </w:rPr>
            </w:pPr>
            <w:ins w:id="18" w:author="Cleidiana Reis dos Santos" w:date="2022-06-28T21:45:00Z">
              <w:r>
                <w:rPr>
                  <w:color w:val="333333"/>
                  <w:sz w:val="20"/>
                  <w:szCs w:val="20"/>
                </w:rPr>
                <w:t>Conteúdo abordado</w:t>
              </w:r>
            </w:ins>
          </w:p>
        </w:tc>
      </w:tr>
      <w:tr w:rsidR="005E12ED" w14:paraId="12D74BC3" w14:textId="77777777" w:rsidTr="00BD1FF5">
        <w:trPr>
          <w:trHeight w:val="529"/>
          <w:jc w:val="center"/>
          <w:ins w:id="19" w:author="Cleidiana Reis dos Santos" w:date="2022-06-28T21:45:00Z"/>
        </w:trPr>
        <w:tc>
          <w:tcPr>
            <w:tcW w:w="846" w:type="dxa"/>
            <w:vMerge w:val="restart"/>
            <w:tcBorders>
              <w:top w:val="nil"/>
              <w:left w:val="single" w:sz="4" w:space="0" w:color="000000"/>
              <w:right w:val="single" w:sz="4" w:space="0" w:color="000000"/>
            </w:tcBorders>
            <w:vAlign w:val="center"/>
          </w:tcPr>
          <w:p w14:paraId="55213DA9" w14:textId="77777777" w:rsidR="005E12ED" w:rsidRDefault="005E12ED" w:rsidP="00BD1FF5">
            <w:pPr>
              <w:spacing w:line="240" w:lineRule="auto"/>
              <w:jc w:val="center"/>
              <w:rPr>
                <w:ins w:id="20" w:author="Cleidiana Reis dos Santos" w:date="2022-06-28T21:45:00Z"/>
                <w:color w:val="333333"/>
                <w:sz w:val="20"/>
                <w:szCs w:val="20"/>
              </w:rPr>
            </w:pPr>
            <w:ins w:id="21" w:author="Cleidiana Reis dos Santos" w:date="2022-06-28T21:45:00Z">
              <w:r>
                <w:rPr>
                  <w:color w:val="333333"/>
                  <w:sz w:val="20"/>
                  <w:szCs w:val="20"/>
                </w:rPr>
                <w:t>1</w:t>
              </w:r>
            </w:ins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77474E37" w14:textId="77777777" w:rsidR="005E12ED" w:rsidRDefault="005E12ED" w:rsidP="00BD1FF5">
            <w:pPr>
              <w:spacing w:line="240" w:lineRule="auto"/>
              <w:jc w:val="center"/>
              <w:rPr>
                <w:ins w:id="22" w:author="Cleidiana Reis dos Santos" w:date="2022-06-28T21:45:00Z"/>
                <w:color w:val="333333"/>
                <w:sz w:val="20"/>
                <w:szCs w:val="20"/>
              </w:rPr>
            </w:pPr>
            <w:ins w:id="23" w:author="Cleidiana Reis dos Santos" w:date="2022-06-28T21:45:00Z">
              <w:r w:rsidRPr="00904786">
                <w:rPr>
                  <w:color w:val="333333"/>
                  <w:sz w:val="20"/>
                  <w:szCs w:val="20"/>
                </w:rPr>
                <w:t>V0</w:t>
              </w:r>
              <w:r>
                <w:rPr>
                  <w:color w:val="333333"/>
                  <w:sz w:val="20"/>
                  <w:szCs w:val="20"/>
                </w:rPr>
                <w:t xml:space="preserve"> - </w:t>
              </w:r>
              <w:r w:rsidRPr="00904786">
                <w:rPr>
                  <w:color w:val="333333"/>
                  <w:sz w:val="20"/>
                  <w:szCs w:val="20"/>
                </w:rPr>
                <w:t xml:space="preserve">Monitore a presença de chuva na casa, por </w:t>
              </w:r>
              <w:r>
                <w:rPr>
                  <w:color w:val="333333"/>
                  <w:sz w:val="20"/>
                  <w:szCs w:val="20"/>
                </w:rPr>
                <w:t>W</w:t>
              </w:r>
              <w:r w:rsidRPr="00904786">
                <w:rPr>
                  <w:color w:val="333333"/>
                  <w:sz w:val="20"/>
                  <w:szCs w:val="20"/>
                </w:rPr>
                <w:t>i</w:t>
              </w:r>
              <w:r>
                <w:rPr>
                  <w:color w:val="333333"/>
                  <w:sz w:val="20"/>
                  <w:szCs w:val="20"/>
                </w:rPr>
                <w:t>-F</w:t>
              </w:r>
              <w:r w:rsidRPr="00904786">
                <w:rPr>
                  <w:color w:val="333333"/>
                  <w:sz w:val="20"/>
                  <w:szCs w:val="20"/>
                </w:rPr>
                <w:t>i</w:t>
              </w:r>
            </w:ins>
          </w:p>
        </w:tc>
        <w:tc>
          <w:tcPr>
            <w:tcW w:w="2977" w:type="dxa"/>
            <w:vMerge w:val="restart"/>
            <w:tcBorders>
              <w:top w:val="nil"/>
              <w:left w:val="nil"/>
              <w:right w:val="single" w:sz="4" w:space="0" w:color="000000"/>
            </w:tcBorders>
            <w:vAlign w:val="center"/>
          </w:tcPr>
          <w:p w14:paraId="05907B4F" w14:textId="77777777" w:rsidR="005E12ED" w:rsidRDefault="005E12ED" w:rsidP="00BD1FF5">
            <w:pPr>
              <w:spacing w:line="240" w:lineRule="auto"/>
              <w:jc w:val="center"/>
              <w:rPr>
                <w:ins w:id="24" w:author="Cleidiana Reis dos Santos" w:date="2022-06-28T21:45:00Z"/>
                <w:color w:val="333333"/>
                <w:sz w:val="20"/>
                <w:szCs w:val="20"/>
              </w:rPr>
            </w:pPr>
            <w:ins w:id="25" w:author="Cleidiana Reis dos Santos" w:date="2022-06-28T21:45:00Z">
              <w:r>
                <w:rPr>
                  <w:color w:val="333333"/>
                  <w:sz w:val="20"/>
                  <w:szCs w:val="20"/>
                </w:rPr>
                <w:t xml:space="preserve">ESP32 + Wi-Fi + </w:t>
              </w:r>
              <w:r w:rsidRPr="0011510B">
                <w:rPr>
                  <w:color w:val="333333"/>
                  <w:sz w:val="20"/>
                  <w:szCs w:val="20"/>
                </w:rPr>
                <w:t>FreeRTOS</w:t>
              </w:r>
              <w:r>
                <w:rPr>
                  <w:color w:val="333333"/>
                  <w:sz w:val="20"/>
                  <w:szCs w:val="20"/>
                </w:rPr>
                <w:t xml:space="preserve"> + Sensor + Motor</w:t>
              </w:r>
            </w:ins>
          </w:p>
        </w:tc>
      </w:tr>
      <w:tr w:rsidR="005E12ED" w14:paraId="79FBBAF2" w14:textId="77777777" w:rsidTr="00BD1FF5">
        <w:trPr>
          <w:trHeight w:val="564"/>
          <w:jc w:val="center"/>
          <w:ins w:id="26" w:author="Cleidiana Reis dos Santos" w:date="2022-06-28T21:45:00Z"/>
        </w:trPr>
        <w:tc>
          <w:tcPr>
            <w:tcW w:w="846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8224F2" w14:textId="77777777" w:rsidR="005E12ED" w:rsidRDefault="005E12ED" w:rsidP="00BD1FF5">
            <w:pPr>
              <w:spacing w:line="240" w:lineRule="auto"/>
              <w:jc w:val="center"/>
              <w:rPr>
                <w:ins w:id="27" w:author="Cleidiana Reis dos Santos" w:date="2022-06-28T21:45:00Z"/>
                <w:color w:val="333333"/>
                <w:sz w:val="20"/>
                <w:szCs w:val="20"/>
              </w:rPr>
            </w:pP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63D03F17" w14:textId="77777777" w:rsidR="005E12ED" w:rsidRDefault="005E12ED" w:rsidP="00BD1FF5">
            <w:pPr>
              <w:spacing w:line="240" w:lineRule="auto"/>
              <w:jc w:val="center"/>
              <w:rPr>
                <w:ins w:id="28" w:author="Cleidiana Reis dos Santos" w:date="2022-06-28T21:45:00Z"/>
                <w:color w:val="333333"/>
                <w:sz w:val="20"/>
                <w:szCs w:val="20"/>
              </w:rPr>
            </w:pPr>
            <w:ins w:id="29" w:author="Cleidiana Reis dos Santos" w:date="2022-06-28T21:45:00Z">
              <w:r w:rsidRPr="00904786">
                <w:rPr>
                  <w:color w:val="333333"/>
                  <w:sz w:val="20"/>
                  <w:szCs w:val="20"/>
                </w:rPr>
                <w:t>V1</w:t>
              </w:r>
              <w:r>
                <w:rPr>
                  <w:color w:val="333333"/>
                  <w:sz w:val="20"/>
                  <w:szCs w:val="20"/>
                </w:rPr>
                <w:t xml:space="preserve"> - </w:t>
              </w:r>
              <w:r w:rsidRPr="00904786">
                <w:rPr>
                  <w:color w:val="333333"/>
                  <w:sz w:val="20"/>
                  <w:szCs w:val="20"/>
                </w:rPr>
                <w:t>Feche as janelas quando chover.</w:t>
              </w:r>
            </w:ins>
          </w:p>
        </w:tc>
        <w:tc>
          <w:tcPr>
            <w:tcW w:w="2977" w:type="dxa"/>
            <w:vMerge/>
            <w:tcBorders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471133C4" w14:textId="77777777" w:rsidR="005E12ED" w:rsidRDefault="005E12ED" w:rsidP="00BD1FF5">
            <w:pPr>
              <w:spacing w:line="240" w:lineRule="auto"/>
              <w:jc w:val="center"/>
              <w:rPr>
                <w:ins w:id="30" w:author="Cleidiana Reis dos Santos" w:date="2022-06-28T21:45:00Z"/>
                <w:color w:val="333333"/>
                <w:sz w:val="20"/>
                <w:szCs w:val="20"/>
              </w:rPr>
            </w:pPr>
          </w:p>
        </w:tc>
      </w:tr>
      <w:tr w:rsidR="005E12ED" w14:paraId="29D4235F" w14:textId="77777777" w:rsidTr="00BD1FF5">
        <w:trPr>
          <w:trHeight w:val="701"/>
          <w:jc w:val="center"/>
          <w:ins w:id="31" w:author="Cleidiana Reis dos Santos" w:date="2022-06-28T21:45:00Z"/>
        </w:trPr>
        <w:tc>
          <w:tcPr>
            <w:tcW w:w="846" w:type="dxa"/>
            <w:vMerge w:val="restart"/>
            <w:tcBorders>
              <w:top w:val="nil"/>
              <w:left w:val="single" w:sz="4" w:space="0" w:color="000000"/>
              <w:right w:val="single" w:sz="4" w:space="0" w:color="000000"/>
            </w:tcBorders>
            <w:vAlign w:val="center"/>
          </w:tcPr>
          <w:p w14:paraId="493FC076" w14:textId="77777777" w:rsidR="005E12ED" w:rsidRDefault="005E12ED" w:rsidP="00BD1FF5">
            <w:pPr>
              <w:spacing w:line="240" w:lineRule="auto"/>
              <w:jc w:val="center"/>
              <w:rPr>
                <w:ins w:id="32" w:author="Cleidiana Reis dos Santos" w:date="2022-06-28T21:45:00Z"/>
                <w:color w:val="333333"/>
                <w:sz w:val="20"/>
                <w:szCs w:val="20"/>
              </w:rPr>
            </w:pPr>
            <w:ins w:id="33" w:author="Cleidiana Reis dos Santos" w:date="2022-06-28T21:45:00Z">
              <w:r>
                <w:rPr>
                  <w:color w:val="333333"/>
                  <w:sz w:val="20"/>
                  <w:szCs w:val="20"/>
                </w:rPr>
                <w:t>2</w:t>
              </w:r>
            </w:ins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2DC75419" w14:textId="77777777" w:rsidR="005E12ED" w:rsidRDefault="005E12ED" w:rsidP="00BD1FF5">
            <w:pPr>
              <w:spacing w:line="240" w:lineRule="auto"/>
              <w:jc w:val="center"/>
              <w:rPr>
                <w:ins w:id="34" w:author="Cleidiana Reis dos Santos" w:date="2022-06-28T21:45:00Z"/>
                <w:color w:val="333333"/>
                <w:sz w:val="20"/>
                <w:szCs w:val="20"/>
              </w:rPr>
            </w:pPr>
            <w:ins w:id="35" w:author="Cleidiana Reis dos Santos" w:date="2022-06-28T21:45:00Z">
              <w:r w:rsidRPr="00904786">
                <w:rPr>
                  <w:color w:val="333333"/>
                  <w:sz w:val="20"/>
                  <w:szCs w:val="20"/>
                </w:rPr>
                <w:t>V0</w:t>
              </w:r>
              <w:r>
                <w:rPr>
                  <w:color w:val="333333"/>
                  <w:sz w:val="20"/>
                  <w:szCs w:val="20"/>
                </w:rPr>
                <w:t xml:space="preserve"> - </w:t>
              </w:r>
              <w:r w:rsidRPr="00904786">
                <w:rPr>
                  <w:color w:val="333333"/>
                  <w:sz w:val="20"/>
                  <w:szCs w:val="20"/>
                </w:rPr>
                <w:t xml:space="preserve">Monitore a umidade do solo das flores, por </w:t>
              </w:r>
              <w:r>
                <w:rPr>
                  <w:color w:val="333333"/>
                  <w:sz w:val="20"/>
                  <w:szCs w:val="20"/>
                </w:rPr>
                <w:t>B</w:t>
              </w:r>
              <w:r w:rsidRPr="00904786">
                <w:rPr>
                  <w:color w:val="333333"/>
                  <w:sz w:val="20"/>
                  <w:szCs w:val="20"/>
                </w:rPr>
                <w:t>luetooth</w:t>
              </w:r>
            </w:ins>
          </w:p>
        </w:tc>
        <w:tc>
          <w:tcPr>
            <w:tcW w:w="2977" w:type="dxa"/>
            <w:vMerge w:val="restart"/>
            <w:tcBorders>
              <w:top w:val="nil"/>
              <w:left w:val="nil"/>
              <w:right w:val="single" w:sz="4" w:space="0" w:color="000000"/>
            </w:tcBorders>
            <w:vAlign w:val="center"/>
          </w:tcPr>
          <w:p w14:paraId="52F205C4" w14:textId="77777777" w:rsidR="005E12ED" w:rsidRDefault="005E12ED" w:rsidP="00BD1FF5">
            <w:pPr>
              <w:spacing w:line="240" w:lineRule="auto"/>
              <w:jc w:val="center"/>
              <w:rPr>
                <w:ins w:id="36" w:author="Cleidiana Reis dos Santos" w:date="2022-06-28T21:45:00Z"/>
                <w:color w:val="333333"/>
                <w:sz w:val="20"/>
                <w:szCs w:val="20"/>
              </w:rPr>
            </w:pPr>
            <w:ins w:id="37" w:author="Cleidiana Reis dos Santos" w:date="2022-06-28T21:45:00Z">
              <w:r>
                <w:rPr>
                  <w:color w:val="333333"/>
                  <w:sz w:val="20"/>
                  <w:szCs w:val="20"/>
                </w:rPr>
                <w:t xml:space="preserve">ESP32 + Bluetooth Clássico + </w:t>
              </w:r>
              <w:r w:rsidRPr="0011510B">
                <w:rPr>
                  <w:color w:val="333333"/>
                  <w:sz w:val="20"/>
                  <w:szCs w:val="20"/>
                </w:rPr>
                <w:t>FreeRTOS</w:t>
              </w:r>
              <w:r>
                <w:rPr>
                  <w:color w:val="333333"/>
                  <w:sz w:val="20"/>
                  <w:szCs w:val="20"/>
                </w:rPr>
                <w:t xml:space="preserve"> + Sensor + Bomba de irrigação</w:t>
              </w:r>
            </w:ins>
          </w:p>
        </w:tc>
      </w:tr>
      <w:tr w:rsidR="005E12ED" w14:paraId="25B74967" w14:textId="77777777" w:rsidTr="00BD1FF5">
        <w:trPr>
          <w:trHeight w:val="683"/>
          <w:jc w:val="center"/>
          <w:ins w:id="38" w:author="Cleidiana Reis dos Santos" w:date="2022-06-28T21:45:00Z"/>
        </w:trPr>
        <w:tc>
          <w:tcPr>
            <w:tcW w:w="846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4A5DADF5" w14:textId="77777777" w:rsidR="005E12ED" w:rsidRDefault="005E12ED" w:rsidP="00BD1FF5">
            <w:pPr>
              <w:spacing w:line="240" w:lineRule="auto"/>
              <w:jc w:val="center"/>
              <w:rPr>
                <w:ins w:id="39" w:author="Cleidiana Reis dos Santos" w:date="2022-06-28T21:45:00Z"/>
                <w:color w:val="333333"/>
                <w:sz w:val="20"/>
                <w:szCs w:val="20"/>
              </w:rPr>
            </w:pP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06E75D8F" w14:textId="77777777" w:rsidR="005E12ED" w:rsidRPr="00904786" w:rsidRDefault="005E12ED" w:rsidP="00BD1FF5">
            <w:pPr>
              <w:spacing w:line="240" w:lineRule="auto"/>
              <w:jc w:val="center"/>
              <w:rPr>
                <w:ins w:id="40" w:author="Cleidiana Reis dos Santos" w:date="2022-06-28T21:45:00Z"/>
                <w:color w:val="333333"/>
                <w:sz w:val="20"/>
                <w:szCs w:val="20"/>
              </w:rPr>
            </w:pPr>
            <w:ins w:id="41" w:author="Cleidiana Reis dos Santos" w:date="2022-06-28T21:45:00Z">
              <w:r w:rsidRPr="00904786">
                <w:rPr>
                  <w:color w:val="333333"/>
                  <w:sz w:val="20"/>
                  <w:szCs w:val="20"/>
                </w:rPr>
                <w:t>V1</w:t>
              </w:r>
              <w:r>
                <w:rPr>
                  <w:color w:val="333333"/>
                  <w:sz w:val="20"/>
                  <w:szCs w:val="20"/>
                </w:rPr>
                <w:t xml:space="preserve"> - </w:t>
              </w:r>
              <w:r w:rsidRPr="00904786">
                <w:rPr>
                  <w:color w:val="333333"/>
                  <w:sz w:val="20"/>
                  <w:szCs w:val="20"/>
                </w:rPr>
                <w:t>Com ajuda da bomba de irrigação, regue as plantas quando necessário</w:t>
              </w:r>
            </w:ins>
          </w:p>
        </w:tc>
        <w:tc>
          <w:tcPr>
            <w:tcW w:w="2977" w:type="dxa"/>
            <w:vMerge/>
            <w:tcBorders>
              <w:left w:val="nil"/>
              <w:right w:val="single" w:sz="4" w:space="0" w:color="000000"/>
            </w:tcBorders>
            <w:vAlign w:val="center"/>
          </w:tcPr>
          <w:p w14:paraId="74FCEA59" w14:textId="77777777" w:rsidR="005E12ED" w:rsidRDefault="005E12ED" w:rsidP="00BD1FF5">
            <w:pPr>
              <w:spacing w:line="240" w:lineRule="auto"/>
              <w:jc w:val="center"/>
              <w:rPr>
                <w:ins w:id="42" w:author="Cleidiana Reis dos Santos" w:date="2022-06-28T21:45:00Z"/>
                <w:color w:val="333333"/>
                <w:sz w:val="20"/>
                <w:szCs w:val="20"/>
              </w:rPr>
            </w:pPr>
          </w:p>
        </w:tc>
      </w:tr>
      <w:tr w:rsidR="005E12ED" w14:paraId="25A51537" w14:textId="77777777" w:rsidTr="00BD1FF5">
        <w:trPr>
          <w:trHeight w:val="203"/>
          <w:jc w:val="center"/>
          <w:ins w:id="43" w:author="Cleidiana Reis dos Santos" w:date="2022-06-28T21:45:00Z"/>
        </w:trPr>
        <w:tc>
          <w:tcPr>
            <w:tcW w:w="846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87ABA5" w14:textId="77777777" w:rsidR="005E12ED" w:rsidRDefault="005E12ED" w:rsidP="00BD1FF5">
            <w:pPr>
              <w:spacing w:line="240" w:lineRule="auto"/>
              <w:jc w:val="center"/>
              <w:rPr>
                <w:ins w:id="44" w:author="Cleidiana Reis dos Santos" w:date="2022-06-28T21:45:00Z"/>
                <w:color w:val="333333"/>
                <w:sz w:val="20"/>
                <w:szCs w:val="20"/>
              </w:rPr>
            </w:pP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06D08767" w14:textId="77777777" w:rsidR="005E12ED" w:rsidRPr="00904786" w:rsidRDefault="005E12ED" w:rsidP="00BD1FF5">
            <w:pPr>
              <w:spacing w:line="240" w:lineRule="auto"/>
              <w:jc w:val="center"/>
              <w:rPr>
                <w:ins w:id="45" w:author="Cleidiana Reis dos Santos" w:date="2022-06-28T21:45:00Z"/>
                <w:color w:val="333333"/>
                <w:sz w:val="20"/>
                <w:szCs w:val="20"/>
              </w:rPr>
            </w:pPr>
            <w:ins w:id="46" w:author="Cleidiana Reis dos Santos" w:date="2022-06-28T21:45:00Z">
              <w:r w:rsidRPr="00C30A2D">
                <w:rPr>
                  <w:color w:val="333333"/>
                  <w:sz w:val="20"/>
                  <w:szCs w:val="20"/>
                </w:rPr>
                <w:t>V2</w:t>
              </w:r>
              <w:r>
                <w:rPr>
                  <w:color w:val="333333"/>
                  <w:sz w:val="20"/>
                  <w:szCs w:val="20"/>
                </w:rPr>
                <w:t xml:space="preserve"> - </w:t>
              </w:r>
              <w:r w:rsidRPr="00C30A2D">
                <w:rPr>
                  <w:color w:val="333333"/>
                  <w:sz w:val="20"/>
                  <w:szCs w:val="20"/>
                </w:rPr>
                <w:t>As plantas estão secas, altere a rega para quando a umidade do solo estiver abaixo de 70%</w:t>
              </w:r>
            </w:ins>
          </w:p>
        </w:tc>
        <w:tc>
          <w:tcPr>
            <w:tcW w:w="2977" w:type="dxa"/>
            <w:vMerge/>
            <w:tcBorders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08E71F36" w14:textId="77777777" w:rsidR="005E12ED" w:rsidRDefault="005E12ED" w:rsidP="00BD1FF5">
            <w:pPr>
              <w:spacing w:line="240" w:lineRule="auto"/>
              <w:jc w:val="center"/>
              <w:rPr>
                <w:ins w:id="47" w:author="Cleidiana Reis dos Santos" w:date="2022-06-28T21:45:00Z"/>
                <w:color w:val="333333"/>
                <w:sz w:val="20"/>
                <w:szCs w:val="20"/>
              </w:rPr>
            </w:pPr>
          </w:p>
        </w:tc>
      </w:tr>
    </w:tbl>
    <w:tbl>
      <w:tblPr>
        <w:tblStyle w:val="4"/>
        <w:tblW w:w="7792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846"/>
        <w:gridCol w:w="3969"/>
        <w:gridCol w:w="2977"/>
      </w:tblGrid>
      <w:tr w:rsidR="005E12ED" w14:paraId="49706459" w14:textId="77777777" w:rsidTr="00BD1FF5">
        <w:trPr>
          <w:trHeight w:val="716"/>
          <w:jc w:val="center"/>
          <w:ins w:id="48" w:author="Cleidiana Reis dos Santos" w:date="2022-06-28T21:45:00Z"/>
        </w:trPr>
        <w:tc>
          <w:tcPr>
            <w:tcW w:w="846" w:type="dxa"/>
            <w:vMerge w:val="restart"/>
            <w:tcBorders>
              <w:top w:val="nil"/>
              <w:left w:val="single" w:sz="4" w:space="0" w:color="000000"/>
              <w:right w:val="single" w:sz="4" w:space="0" w:color="000000"/>
            </w:tcBorders>
            <w:vAlign w:val="center"/>
          </w:tcPr>
          <w:p w14:paraId="492B941B" w14:textId="77777777" w:rsidR="005E12ED" w:rsidRDefault="005E12ED" w:rsidP="00BD1FF5">
            <w:pPr>
              <w:spacing w:line="240" w:lineRule="auto"/>
              <w:ind w:firstLine="0"/>
              <w:jc w:val="center"/>
              <w:rPr>
                <w:ins w:id="49" w:author="Cleidiana Reis dos Santos" w:date="2022-06-28T21:45:00Z"/>
                <w:color w:val="333333"/>
                <w:sz w:val="20"/>
                <w:szCs w:val="20"/>
              </w:rPr>
            </w:pPr>
            <w:ins w:id="50" w:author="Cleidiana Reis dos Santos" w:date="2022-06-28T21:45:00Z">
              <w:r>
                <w:rPr>
                  <w:color w:val="333333"/>
                  <w:sz w:val="20"/>
                  <w:szCs w:val="20"/>
                </w:rPr>
                <w:t>3</w:t>
              </w:r>
            </w:ins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27DDA155" w14:textId="77777777" w:rsidR="005E12ED" w:rsidRDefault="005E12ED" w:rsidP="00BD1FF5">
            <w:pPr>
              <w:spacing w:line="240" w:lineRule="auto"/>
              <w:ind w:firstLine="0"/>
              <w:jc w:val="center"/>
              <w:rPr>
                <w:ins w:id="51" w:author="Cleidiana Reis dos Santos" w:date="2022-06-28T21:45:00Z"/>
                <w:color w:val="333333"/>
                <w:sz w:val="20"/>
                <w:szCs w:val="20"/>
              </w:rPr>
            </w:pPr>
            <w:ins w:id="52" w:author="Cleidiana Reis dos Santos" w:date="2022-06-28T21:45:00Z">
              <w:r w:rsidRPr="00C30A2D">
                <w:rPr>
                  <w:color w:val="333333"/>
                  <w:sz w:val="20"/>
                  <w:szCs w:val="20"/>
                </w:rPr>
                <w:t>V0</w:t>
              </w:r>
              <w:r>
                <w:rPr>
                  <w:color w:val="333333"/>
                  <w:sz w:val="20"/>
                  <w:szCs w:val="20"/>
                </w:rPr>
                <w:t xml:space="preserve"> - </w:t>
              </w:r>
              <w:r w:rsidRPr="00C30A2D">
                <w:rPr>
                  <w:color w:val="333333"/>
                  <w:sz w:val="20"/>
                  <w:szCs w:val="20"/>
                </w:rPr>
                <w:t xml:space="preserve">Monitore a corrente elétrica do ar condicionado, por </w:t>
              </w:r>
              <w:r>
                <w:rPr>
                  <w:color w:val="333333"/>
                  <w:sz w:val="20"/>
                  <w:szCs w:val="20"/>
                </w:rPr>
                <w:t>B</w:t>
              </w:r>
              <w:r w:rsidRPr="00904786">
                <w:rPr>
                  <w:color w:val="333333"/>
                  <w:sz w:val="20"/>
                  <w:szCs w:val="20"/>
                </w:rPr>
                <w:t>luetooth</w:t>
              </w:r>
              <w:r w:rsidRPr="00C30A2D">
                <w:rPr>
                  <w:color w:val="333333"/>
                  <w:sz w:val="20"/>
                  <w:szCs w:val="20"/>
                </w:rPr>
                <w:t>.</w:t>
              </w:r>
            </w:ins>
          </w:p>
        </w:tc>
        <w:tc>
          <w:tcPr>
            <w:tcW w:w="2977" w:type="dxa"/>
            <w:vMerge w:val="restart"/>
            <w:tcBorders>
              <w:top w:val="nil"/>
              <w:left w:val="nil"/>
              <w:right w:val="single" w:sz="4" w:space="0" w:color="000000"/>
            </w:tcBorders>
            <w:vAlign w:val="center"/>
          </w:tcPr>
          <w:p w14:paraId="7C830554" w14:textId="77777777" w:rsidR="005E12ED" w:rsidRDefault="005E12ED" w:rsidP="00BD1FF5">
            <w:pPr>
              <w:spacing w:line="240" w:lineRule="auto"/>
              <w:ind w:firstLine="0"/>
              <w:jc w:val="center"/>
              <w:rPr>
                <w:ins w:id="53" w:author="Cleidiana Reis dos Santos" w:date="2022-06-28T21:45:00Z"/>
                <w:color w:val="333333"/>
                <w:sz w:val="20"/>
                <w:szCs w:val="20"/>
              </w:rPr>
            </w:pPr>
            <w:ins w:id="54" w:author="Cleidiana Reis dos Santos" w:date="2022-06-28T21:45:00Z">
              <w:r>
                <w:rPr>
                  <w:color w:val="333333"/>
                  <w:sz w:val="20"/>
                  <w:szCs w:val="20"/>
                </w:rPr>
                <w:t xml:space="preserve">ESP32 + Bluetooth Clássico + </w:t>
              </w:r>
              <w:r w:rsidRPr="0011510B">
                <w:rPr>
                  <w:color w:val="333333"/>
                  <w:sz w:val="20"/>
                  <w:szCs w:val="20"/>
                </w:rPr>
                <w:t>FreeRTOS</w:t>
              </w:r>
              <w:r>
                <w:rPr>
                  <w:color w:val="333333"/>
                  <w:sz w:val="20"/>
                  <w:szCs w:val="20"/>
                </w:rPr>
                <w:t xml:space="preserve"> + Sensor + Relé</w:t>
              </w:r>
            </w:ins>
          </w:p>
        </w:tc>
      </w:tr>
      <w:tr w:rsidR="005E12ED" w14:paraId="3E2C8876" w14:textId="77777777" w:rsidTr="00BD1FF5">
        <w:trPr>
          <w:trHeight w:val="698"/>
          <w:jc w:val="center"/>
          <w:ins w:id="55" w:author="Cleidiana Reis dos Santos" w:date="2022-06-28T21:45:00Z"/>
        </w:trPr>
        <w:tc>
          <w:tcPr>
            <w:tcW w:w="846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77C6757B" w14:textId="77777777" w:rsidR="005E12ED" w:rsidRDefault="005E12ED" w:rsidP="00BD1FF5">
            <w:pPr>
              <w:spacing w:line="240" w:lineRule="auto"/>
              <w:ind w:firstLine="0"/>
              <w:jc w:val="center"/>
              <w:rPr>
                <w:ins w:id="56" w:author="Cleidiana Reis dos Santos" w:date="2022-06-28T21:45:00Z"/>
                <w:color w:val="333333"/>
                <w:sz w:val="20"/>
                <w:szCs w:val="20"/>
              </w:rPr>
            </w:pP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1395F702" w14:textId="77777777" w:rsidR="005E12ED" w:rsidRDefault="005E12ED" w:rsidP="00BD1FF5">
            <w:pPr>
              <w:spacing w:line="240" w:lineRule="auto"/>
              <w:ind w:firstLine="0"/>
              <w:jc w:val="center"/>
              <w:rPr>
                <w:ins w:id="57" w:author="Cleidiana Reis dos Santos" w:date="2022-06-28T21:45:00Z"/>
                <w:color w:val="333333"/>
                <w:sz w:val="20"/>
                <w:szCs w:val="20"/>
              </w:rPr>
            </w:pPr>
            <w:ins w:id="58" w:author="Cleidiana Reis dos Santos" w:date="2022-06-28T21:45:00Z">
              <w:r w:rsidRPr="00C30A2D">
                <w:rPr>
                  <w:color w:val="333333"/>
                  <w:sz w:val="20"/>
                  <w:szCs w:val="20"/>
                </w:rPr>
                <w:t>V1</w:t>
              </w:r>
              <w:r>
                <w:rPr>
                  <w:color w:val="333333"/>
                  <w:sz w:val="20"/>
                  <w:szCs w:val="20"/>
                </w:rPr>
                <w:t xml:space="preserve"> - </w:t>
              </w:r>
              <w:r w:rsidRPr="00C30A2D">
                <w:rPr>
                  <w:color w:val="333333"/>
                  <w:sz w:val="20"/>
                  <w:szCs w:val="20"/>
                </w:rPr>
                <w:t xml:space="preserve">Monitore a temperatura e umidade da casa, por </w:t>
              </w:r>
              <w:r>
                <w:rPr>
                  <w:color w:val="333333"/>
                  <w:sz w:val="20"/>
                  <w:szCs w:val="20"/>
                </w:rPr>
                <w:t>B</w:t>
              </w:r>
              <w:r w:rsidRPr="00904786">
                <w:rPr>
                  <w:color w:val="333333"/>
                  <w:sz w:val="20"/>
                  <w:szCs w:val="20"/>
                </w:rPr>
                <w:t>luetooth</w:t>
              </w:r>
            </w:ins>
          </w:p>
        </w:tc>
        <w:tc>
          <w:tcPr>
            <w:tcW w:w="2977" w:type="dxa"/>
            <w:vMerge/>
            <w:tcBorders>
              <w:left w:val="nil"/>
              <w:right w:val="single" w:sz="4" w:space="0" w:color="000000"/>
            </w:tcBorders>
            <w:vAlign w:val="center"/>
          </w:tcPr>
          <w:p w14:paraId="7B31BCFF" w14:textId="77777777" w:rsidR="005E12ED" w:rsidRDefault="005E12ED" w:rsidP="00BD1FF5">
            <w:pPr>
              <w:spacing w:line="240" w:lineRule="auto"/>
              <w:ind w:firstLine="0"/>
              <w:jc w:val="center"/>
              <w:rPr>
                <w:ins w:id="59" w:author="Cleidiana Reis dos Santos" w:date="2022-06-28T21:45:00Z"/>
                <w:color w:val="333333"/>
                <w:sz w:val="20"/>
                <w:szCs w:val="20"/>
              </w:rPr>
            </w:pPr>
          </w:p>
        </w:tc>
      </w:tr>
      <w:tr w:rsidR="005E12ED" w14:paraId="31675A4E" w14:textId="77777777" w:rsidTr="00BD1FF5">
        <w:trPr>
          <w:trHeight w:val="553"/>
          <w:jc w:val="center"/>
          <w:ins w:id="60" w:author="Cleidiana Reis dos Santos" w:date="2022-06-28T21:45:00Z"/>
        </w:trPr>
        <w:tc>
          <w:tcPr>
            <w:tcW w:w="846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7BDA3A" w14:textId="77777777" w:rsidR="005E12ED" w:rsidRDefault="005E12ED" w:rsidP="00BD1FF5">
            <w:pPr>
              <w:spacing w:line="240" w:lineRule="auto"/>
              <w:ind w:firstLine="0"/>
              <w:jc w:val="center"/>
              <w:rPr>
                <w:ins w:id="61" w:author="Cleidiana Reis dos Santos" w:date="2022-06-28T21:45:00Z"/>
                <w:color w:val="333333"/>
                <w:sz w:val="20"/>
                <w:szCs w:val="20"/>
              </w:rPr>
            </w:pP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236FC83A" w14:textId="77777777" w:rsidR="005E12ED" w:rsidRDefault="005E12ED" w:rsidP="00BD1FF5">
            <w:pPr>
              <w:spacing w:line="240" w:lineRule="auto"/>
              <w:ind w:firstLine="0"/>
              <w:jc w:val="center"/>
              <w:rPr>
                <w:ins w:id="62" w:author="Cleidiana Reis dos Santos" w:date="2022-06-28T21:45:00Z"/>
                <w:color w:val="333333"/>
                <w:sz w:val="20"/>
                <w:szCs w:val="20"/>
              </w:rPr>
            </w:pPr>
            <w:ins w:id="63" w:author="Cleidiana Reis dos Santos" w:date="2022-06-28T21:45:00Z">
              <w:r w:rsidRPr="00C30A2D">
                <w:rPr>
                  <w:color w:val="333333"/>
                  <w:sz w:val="20"/>
                  <w:szCs w:val="20"/>
                </w:rPr>
                <w:t>V2</w:t>
              </w:r>
              <w:r>
                <w:rPr>
                  <w:color w:val="333333"/>
                  <w:sz w:val="20"/>
                  <w:szCs w:val="20"/>
                </w:rPr>
                <w:t xml:space="preserve"> - </w:t>
              </w:r>
              <w:r w:rsidRPr="00C30A2D">
                <w:rPr>
                  <w:color w:val="333333"/>
                  <w:sz w:val="20"/>
                  <w:szCs w:val="20"/>
                </w:rPr>
                <w:t>Desligue o ar condicionado quando estiver ligado sem necessidade.</w:t>
              </w:r>
            </w:ins>
          </w:p>
        </w:tc>
        <w:tc>
          <w:tcPr>
            <w:tcW w:w="2977" w:type="dxa"/>
            <w:vMerge/>
            <w:tcBorders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126114CB" w14:textId="77777777" w:rsidR="005E12ED" w:rsidRDefault="005E12ED" w:rsidP="00BD1FF5">
            <w:pPr>
              <w:spacing w:line="240" w:lineRule="auto"/>
              <w:ind w:firstLine="0"/>
              <w:jc w:val="center"/>
              <w:rPr>
                <w:ins w:id="64" w:author="Cleidiana Reis dos Santos" w:date="2022-06-28T21:45:00Z"/>
                <w:color w:val="333333"/>
                <w:sz w:val="20"/>
                <w:szCs w:val="20"/>
              </w:rPr>
            </w:pPr>
          </w:p>
        </w:tc>
      </w:tr>
      <w:tr w:rsidR="005E12ED" w14:paraId="55842252" w14:textId="77777777" w:rsidTr="00BD1FF5">
        <w:trPr>
          <w:trHeight w:val="703"/>
          <w:jc w:val="center"/>
          <w:ins w:id="65" w:author="Cleidiana Reis dos Santos" w:date="2022-06-28T21:45:00Z"/>
        </w:trPr>
        <w:tc>
          <w:tcPr>
            <w:tcW w:w="846" w:type="dxa"/>
            <w:vMerge w:val="restart"/>
            <w:tcBorders>
              <w:top w:val="nil"/>
              <w:left w:val="single" w:sz="4" w:space="0" w:color="000000"/>
              <w:right w:val="single" w:sz="4" w:space="0" w:color="000000"/>
            </w:tcBorders>
            <w:vAlign w:val="center"/>
          </w:tcPr>
          <w:p w14:paraId="650042C4" w14:textId="77777777" w:rsidR="005E12ED" w:rsidRDefault="005E12ED" w:rsidP="00BD1FF5">
            <w:pPr>
              <w:spacing w:line="240" w:lineRule="auto"/>
              <w:ind w:firstLine="0"/>
              <w:jc w:val="center"/>
              <w:rPr>
                <w:ins w:id="66" w:author="Cleidiana Reis dos Santos" w:date="2022-06-28T21:45:00Z"/>
                <w:color w:val="333333"/>
                <w:sz w:val="20"/>
                <w:szCs w:val="20"/>
              </w:rPr>
            </w:pPr>
            <w:ins w:id="67" w:author="Cleidiana Reis dos Santos" w:date="2022-06-28T21:45:00Z">
              <w:r>
                <w:rPr>
                  <w:color w:val="333333"/>
                  <w:sz w:val="20"/>
                  <w:szCs w:val="20"/>
                </w:rPr>
                <w:t>4</w:t>
              </w:r>
            </w:ins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560E50A3" w14:textId="77777777" w:rsidR="005E12ED" w:rsidRDefault="005E12ED" w:rsidP="00BD1FF5">
            <w:pPr>
              <w:spacing w:line="240" w:lineRule="auto"/>
              <w:ind w:firstLine="0"/>
              <w:jc w:val="center"/>
              <w:rPr>
                <w:ins w:id="68" w:author="Cleidiana Reis dos Santos" w:date="2022-06-28T21:45:00Z"/>
                <w:color w:val="333333"/>
                <w:sz w:val="20"/>
                <w:szCs w:val="20"/>
              </w:rPr>
            </w:pPr>
            <w:ins w:id="69" w:author="Cleidiana Reis dos Santos" w:date="2022-06-28T21:45:00Z">
              <w:r w:rsidRPr="00C30A2D">
                <w:rPr>
                  <w:color w:val="333333"/>
                  <w:sz w:val="20"/>
                  <w:szCs w:val="20"/>
                </w:rPr>
                <w:t>V0</w:t>
              </w:r>
              <w:r>
                <w:rPr>
                  <w:color w:val="333333"/>
                  <w:sz w:val="20"/>
                  <w:szCs w:val="20"/>
                </w:rPr>
                <w:t xml:space="preserve"> - </w:t>
              </w:r>
              <w:r w:rsidRPr="00C30A2D">
                <w:rPr>
                  <w:color w:val="333333"/>
                  <w:sz w:val="20"/>
                  <w:szCs w:val="20"/>
                </w:rPr>
                <w:t>Ligue o alimentador do cachorro às 8h e às 17h. Avise por</w:t>
              </w:r>
              <w:r>
                <w:rPr>
                  <w:color w:val="333333"/>
                  <w:sz w:val="20"/>
                  <w:szCs w:val="20"/>
                </w:rPr>
                <w:t xml:space="preserve"> W</w:t>
              </w:r>
              <w:r w:rsidRPr="00904786">
                <w:rPr>
                  <w:color w:val="333333"/>
                  <w:sz w:val="20"/>
                  <w:szCs w:val="20"/>
                </w:rPr>
                <w:t>i</w:t>
              </w:r>
              <w:r>
                <w:rPr>
                  <w:color w:val="333333"/>
                  <w:sz w:val="20"/>
                  <w:szCs w:val="20"/>
                </w:rPr>
                <w:t>-F</w:t>
              </w:r>
              <w:r w:rsidRPr="00904786">
                <w:rPr>
                  <w:color w:val="333333"/>
                  <w:sz w:val="20"/>
                  <w:szCs w:val="20"/>
                </w:rPr>
                <w:t>i</w:t>
              </w:r>
            </w:ins>
          </w:p>
        </w:tc>
        <w:tc>
          <w:tcPr>
            <w:tcW w:w="2977" w:type="dxa"/>
            <w:vMerge w:val="restart"/>
            <w:tcBorders>
              <w:top w:val="nil"/>
              <w:left w:val="nil"/>
              <w:right w:val="single" w:sz="4" w:space="0" w:color="000000"/>
            </w:tcBorders>
            <w:vAlign w:val="center"/>
          </w:tcPr>
          <w:p w14:paraId="7E386B95" w14:textId="77777777" w:rsidR="005E12ED" w:rsidRDefault="005E12ED" w:rsidP="00BD1FF5">
            <w:pPr>
              <w:spacing w:line="240" w:lineRule="auto"/>
              <w:ind w:firstLine="0"/>
              <w:jc w:val="center"/>
              <w:rPr>
                <w:ins w:id="70" w:author="Cleidiana Reis dos Santos" w:date="2022-06-28T21:45:00Z"/>
                <w:color w:val="333333"/>
                <w:sz w:val="20"/>
                <w:szCs w:val="20"/>
              </w:rPr>
            </w:pPr>
            <w:ins w:id="71" w:author="Cleidiana Reis dos Santos" w:date="2022-06-28T21:45:00Z">
              <w:r>
                <w:rPr>
                  <w:color w:val="333333"/>
                  <w:sz w:val="20"/>
                  <w:szCs w:val="20"/>
                </w:rPr>
                <w:t xml:space="preserve">ESP32 + Wi-Fi + BLE+ </w:t>
              </w:r>
              <w:r w:rsidRPr="0011510B">
                <w:rPr>
                  <w:color w:val="333333"/>
                  <w:sz w:val="20"/>
                  <w:szCs w:val="20"/>
                </w:rPr>
                <w:t>FreeRTOS</w:t>
              </w:r>
              <w:r>
                <w:rPr>
                  <w:color w:val="333333"/>
                  <w:sz w:val="20"/>
                  <w:szCs w:val="20"/>
                </w:rPr>
                <w:t xml:space="preserve"> + RTC externo + Relé</w:t>
              </w:r>
            </w:ins>
          </w:p>
        </w:tc>
      </w:tr>
      <w:tr w:rsidR="005E12ED" w14:paraId="4E6A7154" w14:textId="77777777" w:rsidTr="00BD1FF5">
        <w:trPr>
          <w:trHeight w:val="699"/>
          <w:jc w:val="center"/>
          <w:ins w:id="72" w:author="Cleidiana Reis dos Santos" w:date="2022-06-28T21:45:00Z"/>
        </w:trPr>
        <w:tc>
          <w:tcPr>
            <w:tcW w:w="846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492592E8" w14:textId="77777777" w:rsidR="005E12ED" w:rsidRDefault="005E12ED" w:rsidP="00BD1FF5">
            <w:pPr>
              <w:spacing w:line="240" w:lineRule="auto"/>
              <w:ind w:firstLine="0"/>
              <w:jc w:val="center"/>
              <w:rPr>
                <w:ins w:id="73" w:author="Cleidiana Reis dos Santos" w:date="2022-06-28T21:45:00Z"/>
                <w:color w:val="333333"/>
                <w:sz w:val="20"/>
                <w:szCs w:val="20"/>
              </w:rPr>
            </w:pP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4181B66F" w14:textId="77777777" w:rsidR="005E12ED" w:rsidRDefault="005E12ED" w:rsidP="00BD1FF5">
            <w:pPr>
              <w:spacing w:line="240" w:lineRule="auto"/>
              <w:ind w:firstLine="0"/>
              <w:jc w:val="center"/>
              <w:rPr>
                <w:ins w:id="74" w:author="Cleidiana Reis dos Santos" w:date="2022-06-28T21:45:00Z"/>
                <w:color w:val="333333"/>
                <w:sz w:val="20"/>
                <w:szCs w:val="20"/>
              </w:rPr>
            </w:pPr>
            <w:ins w:id="75" w:author="Cleidiana Reis dos Santos" w:date="2022-06-28T21:45:00Z">
              <w:r w:rsidRPr="00C30A2D">
                <w:rPr>
                  <w:color w:val="333333"/>
                  <w:sz w:val="20"/>
                  <w:szCs w:val="20"/>
                </w:rPr>
                <w:t>V1</w:t>
              </w:r>
              <w:r>
                <w:rPr>
                  <w:color w:val="333333"/>
                  <w:sz w:val="20"/>
                  <w:szCs w:val="20"/>
                </w:rPr>
                <w:t xml:space="preserve"> - </w:t>
              </w:r>
              <w:r w:rsidRPr="00C30A2D">
                <w:rPr>
                  <w:color w:val="333333"/>
                  <w:sz w:val="20"/>
                  <w:szCs w:val="20"/>
                </w:rPr>
                <w:t xml:space="preserve">Prepare um café às 7h, ligando a cafeteira. Avise por </w:t>
              </w:r>
              <w:r>
                <w:rPr>
                  <w:color w:val="333333"/>
                  <w:sz w:val="20"/>
                  <w:szCs w:val="20"/>
                </w:rPr>
                <w:t>W</w:t>
              </w:r>
              <w:r w:rsidRPr="00904786">
                <w:rPr>
                  <w:color w:val="333333"/>
                  <w:sz w:val="20"/>
                  <w:szCs w:val="20"/>
                </w:rPr>
                <w:t>i</w:t>
              </w:r>
              <w:r>
                <w:rPr>
                  <w:color w:val="333333"/>
                  <w:sz w:val="20"/>
                  <w:szCs w:val="20"/>
                </w:rPr>
                <w:t>-F</w:t>
              </w:r>
              <w:r w:rsidRPr="00904786">
                <w:rPr>
                  <w:color w:val="333333"/>
                  <w:sz w:val="20"/>
                  <w:szCs w:val="20"/>
                </w:rPr>
                <w:t>i</w:t>
              </w:r>
            </w:ins>
          </w:p>
        </w:tc>
        <w:tc>
          <w:tcPr>
            <w:tcW w:w="2977" w:type="dxa"/>
            <w:vMerge/>
            <w:tcBorders>
              <w:left w:val="nil"/>
              <w:right w:val="single" w:sz="4" w:space="0" w:color="000000"/>
            </w:tcBorders>
            <w:vAlign w:val="center"/>
          </w:tcPr>
          <w:p w14:paraId="2840863C" w14:textId="77777777" w:rsidR="005E12ED" w:rsidRDefault="005E12ED" w:rsidP="00BD1FF5">
            <w:pPr>
              <w:spacing w:line="240" w:lineRule="auto"/>
              <w:ind w:firstLine="0"/>
              <w:jc w:val="center"/>
              <w:rPr>
                <w:ins w:id="76" w:author="Cleidiana Reis dos Santos" w:date="2022-06-28T21:45:00Z"/>
                <w:color w:val="333333"/>
                <w:sz w:val="20"/>
                <w:szCs w:val="20"/>
              </w:rPr>
            </w:pPr>
          </w:p>
        </w:tc>
      </w:tr>
      <w:tr w:rsidR="005E12ED" w14:paraId="4AAC00C6" w14:textId="77777777" w:rsidTr="00BD1FF5">
        <w:trPr>
          <w:trHeight w:val="553"/>
          <w:jc w:val="center"/>
          <w:ins w:id="77" w:author="Cleidiana Reis dos Santos" w:date="2022-06-28T21:45:00Z"/>
        </w:trPr>
        <w:tc>
          <w:tcPr>
            <w:tcW w:w="846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648A92EF" w14:textId="77777777" w:rsidR="005E12ED" w:rsidRDefault="005E12ED" w:rsidP="00BD1FF5">
            <w:pPr>
              <w:spacing w:line="240" w:lineRule="auto"/>
              <w:ind w:firstLine="0"/>
              <w:jc w:val="center"/>
              <w:rPr>
                <w:ins w:id="78" w:author="Cleidiana Reis dos Santos" w:date="2022-06-28T21:45:00Z"/>
                <w:color w:val="333333"/>
                <w:sz w:val="20"/>
                <w:szCs w:val="20"/>
              </w:rPr>
            </w:pP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3333B87C" w14:textId="77777777" w:rsidR="005E12ED" w:rsidRDefault="005E12ED" w:rsidP="00BD1FF5">
            <w:pPr>
              <w:spacing w:line="240" w:lineRule="auto"/>
              <w:ind w:firstLine="0"/>
              <w:jc w:val="center"/>
              <w:rPr>
                <w:ins w:id="79" w:author="Cleidiana Reis dos Santos" w:date="2022-06-28T21:45:00Z"/>
                <w:color w:val="333333"/>
                <w:sz w:val="20"/>
                <w:szCs w:val="20"/>
              </w:rPr>
            </w:pPr>
            <w:ins w:id="80" w:author="Cleidiana Reis dos Santos" w:date="2022-06-28T21:45:00Z">
              <w:r w:rsidRPr="00C30A2D">
                <w:rPr>
                  <w:color w:val="333333"/>
                  <w:sz w:val="20"/>
                  <w:szCs w:val="20"/>
                </w:rPr>
                <w:t>V2</w:t>
              </w:r>
              <w:r>
                <w:rPr>
                  <w:color w:val="333333"/>
                  <w:sz w:val="20"/>
                  <w:szCs w:val="20"/>
                </w:rPr>
                <w:t xml:space="preserve"> - </w:t>
              </w:r>
              <w:r w:rsidRPr="00C30A2D">
                <w:rPr>
                  <w:color w:val="333333"/>
                  <w:sz w:val="20"/>
                  <w:szCs w:val="20"/>
                </w:rPr>
                <w:t xml:space="preserve">Agende um alerta sonoro, por 5min, às 7h30. Avise por </w:t>
              </w:r>
              <w:r>
                <w:rPr>
                  <w:color w:val="333333"/>
                  <w:sz w:val="20"/>
                  <w:szCs w:val="20"/>
                </w:rPr>
                <w:t>W</w:t>
              </w:r>
              <w:r w:rsidRPr="00904786">
                <w:rPr>
                  <w:color w:val="333333"/>
                  <w:sz w:val="20"/>
                  <w:szCs w:val="20"/>
                </w:rPr>
                <w:t>i</w:t>
              </w:r>
              <w:r>
                <w:rPr>
                  <w:color w:val="333333"/>
                  <w:sz w:val="20"/>
                  <w:szCs w:val="20"/>
                </w:rPr>
                <w:t>-F</w:t>
              </w:r>
              <w:r w:rsidRPr="00904786">
                <w:rPr>
                  <w:color w:val="333333"/>
                  <w:sz w:val="20"/>
                  <w:szCs w:val="20"/>
                </w:rPr>
                <w:t>i</w:t>
              </w:r>
            </w:ins>
          </w:p>
        </w:tc>
        <w:tc>
          <w:tcPr>
            <w:tcW w:w="2977" w:type="dxa"/>
            <w:vMerge/>
            <w:tcBorders>
              <w:left w:val="nil"/>
              <w:right w:val="single" w:sz="4" w:space="0" w:color="000000"/>
            </w:tcBorders>
            <w:vAlign w:val="center"/>
          </w:tcPr>
          <w:p w14:paraId="623948D5" w14:textId="77777777" w:rsidR="005E12ED" w:rsidRDefault="005E12ED" w:rsidP="00BD1FF5">
            <w:pPr>
              <w:spacing w:line="240" w:lineRule="auto"/>
              <w:ind w:firstLine="0"/>
              <w:jc w:val="center"/>
              <w:rPr>
                <w:ins w:id="81" w:author="Cleidiana Reis dos Santos" w:date="2022-06-28T21:45:00Z"/>
                <w:color w:val="333333"/>
                <w:sz w:val="20"/>
                <w:szCs w:val="20"/>
              </w:rPr>
            </w:pPr>
          </w:p>
        </w:tc>
      </w:tr>
      <w:tr w:rsidR="005E12ED" w14:paraId="081E14BA" w14:textId="77777777" w:rsidTr="00BD1FF5">
        <w:trPr>
          <w:trHeight w:val="844"/>
          <w:jc w:val="center"/>
          <w:ins w:id="82" w:author="Cleidiana Reis dos Santos" w:date="2022-06-28T21:45:00Z"/>
        </w:trPr>
        <w:tc>
          <w:tcPr>
            <w:tcW w:w="846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A68D43" w14:textId="77777777" w:rsidR="005E12ED" w:rsidRDefault="005E12ED" w:rsidP="00BD1FF5">
            <w:pPr>
              <w:spacing w:line="240" w:lineRule="auto"/>
              <w:ind w:firstLine="0"/>
              <w:jc w:val="center"/>
              <w:rPr>
                <w:ins w:id="83" w:author="Cleidiana Reis dos Santos" w:date="2022-06-28T21:45:00Z"/>
                <w:color w:val="333333"/>
                <w:sz w:val="20"/>
                <w:szCs w:val="20"/>
              </w:rPr>
            </w:pP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67861B4E" w14:textId="77777777" w:rsidR="005E12ED" w:rsidRDefault="005E12ED" w:rsidP="00BD1FF5">
            <w:pPr>
              <w:spacing w:line="240" w:lineRule="auto"/>
              <w:ind w:firstLine="0"/>
              <w:jc w:val="center"/>
              <w:rPr>
                <w:ins w:id="84" w:author="Cleidiana Reis dos Santos" w:date="2022-06-28T21:45:00Z"/>
                <w:color w:val="333333"/>
                <w:sz w:val="20"/>
                <w:szCs w:val="20"/>
              </w:rPr>
            </w:pPr>
            <w:ins w:id="85" w:author="Cleidiana Reis dos Santos" w:date="2022-06-28T21:45:00Z">
              <w:r w:rsidRPr="00C30A2D">
                <w:rPr>
                  <w:color w:val="333333"/>
                  <w:sz w:val="20"/>
                  <w:szCs w:val="20"/>
                </w:rPr>
                <w:t>V3</w:t>
              </w:r>
              <w:r>
                <w:rPr>
                  <w:color w:val="333333"/>
                  <w:sz w:val="20"/>
                  <w:szCs w:val="20"/>
                </w:rPr>
                <w:t xml:space="preserve"> - </w:t>
              </w:r>
              <w:r w:rsidRPr="00C30A2D">
                <w:rPr>
                  <w:color w:val="333333"/>
                  <w:sz w:val="20"/>
                  <w:szCs w:val="20"/>
                </w:rPr>
                <w:t xml:space="preserve">Altere a alimentação do projeto para bateria e mude a conectividade para </w:t>
              </w:r>
              <w:r>
                <w:rPr>
                  <w:color w:val="333333"/>
                  <w:sz w:val="20"/>
                  <w:szCs w:val="20"/>
                </w:rPr>
                <w:t>B</w:t>
              </w:r>
              <w:r w:rsidRPr="00904786">
                <w:rPr>
                  <w:color w:val="333333"/>
                  <w:sz w:val="20"/>
                  <w:szCs w:val="20"/>
                </w:rPr>
                <w:t>luetooth</w:t>
              </w:r>
            </w:ins>
          </w:p>
        </w:tc>
        <w:tc>
          <w:tcPr>
            <w:tcW w:w="2977" w:type="dxa"/>
            <w:vMerge/>
            <w:tcBorders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1ED2629E" w14:textId="77777777" w:rsidR="005E12ED" w:rsidRDefault="005E12ED" w:rsidP="00BD1FF5">
            <w:pPr>
              <w:spacing w:line="240" w:lineRule="auto"/>
              <w:ind w:firstLine="0"/>
              <w:jc w:val="center"/>
              <w:rPr>
                <w:ins w:id="86" w:author="Cleidiana Reis dos Santos" w:date="2022-06-28T21:45:00Z"/>
                <w:color w:val="333333"/>
                <w:sz w:val="20"/>
                <w:szCs w:val="20"/>
              </w:rPr>
            </w:pPr>
          </w:p>
        </w:tc>
      </w:tr>
    </w:tbl>
    <w:tbl>
      <w:tblPr>
        <w:tblW w:w="7792" w:type="dxa"/>
        <w:jc w:val="center"/>
        <w:tblLayout w:type="fixed"/>
        <w:tblLook w:val="0400" w:firstRow="0" w:lastRow="0" w:firstColumn="0" w:lastColumn="0" w:noHBand="0" w:noVBand="1"/>
      </w:tblPr>
      <w:tblGrid>
        <w:gridCol w:w="846"/>
        <w:gridCol w:w="3969"/>
        <w:gridCol w:w="2977"/>
      </w:tblGrid>
      <w:tr w:rsidR="005E12ED" w14:paraId="0B807DE2" w14:textId="77777777" w:rsidTr="00BD1FF5">
        <w:trPr>
          <w:trHeight w:val="203"/>
          <w:jc w:val="center"/>
          <w:ins w:id="87" w:author="Cleidiana Reis dos Santos" w:date="2022-06-28T21:45:00Z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14:paraId="050DE86F" w14:textId="77777777" w:rsidR="005E12ED" w:rsidRDefault="005E12ED" w:rsidP="00BD1FF5">
            <w:pPr>
              <w:spacing w:line="240" w:lineRule="auto"/>
              <w:jc w:val="center"/>
              <w:rPr>
                <w:ins w:id="88" w:author="Cleidiana Reis dos Santos" w:date="2022-06-28T21:45:00Z"/>
                <w:color w:val="333333"/>
                <w:sz w:val="20"/>
                <w:szCs w:val="20"/>
              </w:rPr>
            </w:pPr>
            <w:ins w:id="89" w:author="Cleidiana Reis dos Santos" w:date="2022-06-28T21:45:00Z">
              <w:r>
                <w:rPr>
                  <w:color w:val="333333"/>
                  <w:sz w:val="20"/>
                  <w:szCs w:val="20"/>
                </w:rPr>
                <w:t>5</w:t>
              </w:r>
            </w:ins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019A9B08" w14:textId="77777777" w:rsidR="005E12ED" w:rsidRDefault="005E12ED" w:rsidP="00BD1FF5">
            <w:pPr>
              <w:keepNext/>
              <w:spacing w:line="240" w:lineRule="auto"/>
              <w:jc w:val="center"/>
              <w:rPr>
                <w:ins w:id="90" w:author="Cleidiana Reis dos Santos" w:date="2022-06-28T21:45:00Z"/>
                <w:color w:val="333333"/>
                <w:sz w:val="20"/>
                <w:szCs w:val="20"/>
              </w:rPr>
            </w:pPr>
            <w:ins w:id="91" w:author="Cleidiana Reis dos Santos" w:date="2022-06-28T21:45:00Z">
              <w:r w:rsidRPr="00C30A2D">
                <w:rPr>
                  <w:color w:val="333333"/>
                  <w:sz w:val="20"/>
                  <w:szCs w:val="20"/>
                </w:rPr>
                <w:t xml:space="preserve">Usando controle de voz, ligue e desligue as lâmpadas. Avise por </w:t>
              </w:r>
              <w:r>
                <w:rPr>
                  <w:color w:val="333333"/>
                  <w:sz w:val="20"/>
                  <w:szCs w:val="20"/>
                </w:rPr>
                <w:t>W</w:t>
              </w:r>
              <w:r w:rsidRPr="00904786">
                <w:rPr>
                  <w:color w:val="333333"/>
                  <w:sz w:val="20"/>
                  <w:szCs w:val="20"/>
                </w:rPr>
                <w:t>i</w:t>
              </w:r>
              <w:r>
                <w:rPr>
                  <w:color w:val="333333"/>
                  <w:sz w:val="20"/>
                  <w:szCs w:val="20"/>
                </w:rPr>
                <w:t>-F</w:t>
              </w:r>
              <w:r w:rsidRPr="00904786">
                <w:rPr>
                  <w:color w:val="333333"/>
                  <w:sz w:val="20"/>
                  <w:szCs w:val="20"/>
                </w:rPr>
                <w:t>i</w:t>
              </w:r>
            </w:ins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233A37EE" w14:textId="77777777" w:rsidR="005E12ED" w:rsidRDefault="005E12ED" w:rsidP="00BD1FF5">
            <w:pPr>
              <w:keepNext/>
              <w:spacing w:line="240" w:lineRule="auto"/>
              <w:jc w:val="center"/>
              <w:rPr>
                <w:ins w:id="92" w:author="Cleidiana Reis dos Santos" w:date="2022-06-28T21:45:00Z"/>
                <w:color w:val="333333"/>
                <w:sz w:val="20"/>
                <w:szCs w:val="20"/>
              </w:rPr>
            </w:pPr>
            <w:ins w:id="93" w:author="Cleidiana Reis dos Santos" w:date="2022-06-28T21:45:00Z">
              <w:r>
                <w:rPr>
                  <w:color w:val="333333"/>
                  <w:sz w:val="20"/>
                  <w:szCs w:val="20"/>
                </w:rPr>
                <w:t xml:space="preserve">ESP32 + Wi-Fi + </w:t>
              </w:r>
              <w:r w:rsidRPr="0011510B">
                <w:rPr>
                  <w:color w:val="333333"/>
                  <w:sz w:val="20"/>
                  <w:szCs w:val="20"/>
                </w:rPr>
                <w:t>FreeRTOS</w:t>
              </w:r>
              <w:r>
                <w:rPr>
                  <w:color w:val="333333"/>
                  <w:sz w:val="20"/>
                  <w:szCs w:val="20"/>
                </w:rPr>
                <w:t xml:space="preserve"> +  Microfone + Relé</w:t>
              </w:r>
            </w:ins>
          </w:p>
        </w:tc>
      </w:tr>
    </w:tbl>
    <w:p w14:paraId="6A84AE31" w14:textId="792DF58C" w:rsidR="004B6DDC" w:rsidRDefault="004B6DDC" w:rsidP="002C24D9">
      <w:pPr>
        <w:pStyle w:val="PargrafodaLista"/>
        <w:tabs>
          <w:tab w:val="left" w:pos="7672"/>
        </w:tabs>
        <w:ind w:left="0" w:firstLine="360"/>
        <w:jc w:val="both"/>
        <w:rPr>
          <w:sz w:val="24"/>
          <w:lang w:val="pt-BR"/>
        </w:rPr>
      </w:pPr>
    </w:p>
    <w:tbl>
      <w:tblPr>
        <w:tblStyle w:val="Tabelacomgrade"/>
        <w:tblpPr w:leftFromText="141" w:rightFromText="141" w:vertAnchor="text" w:horzAnchor="margin" w:tblpY="229"/>
        <w:tblW w:w="5000" w:type="pct"/>
        <w:tblLayout w:type="fixed"/>
        <w:tblLook w:val="04A0" w:firstRow="1" w:lastRow="0" w:firstColumn="1" w:lastColumn="0" w:noHBand="0" w:noVBand="1"/>
        <w:tblPrChange w:id="94" w:author="Cleidiana Reis dos Santos" w:date="2022-06-13T22:34:00Z">
          <w:tblPr>
            <w:tblStyle w:val="Tabelacomgrade"/>
            <w:tblpPr w:leftFromText="141" w:rightFromText="141" w:vertAnchor="text" w:horzAnchor="margin" w:tblpY="229"/>
            <w:tblW w:w="5000" w:type="pct"/>
            <w:tblLayout w:type="fixed"/>
            <w:tblLook w:val="04A0" w:firstRow="1" w:lastRow="0" w:firstColumn="1" w:lastColumn="0" w:noHBand="0" w:noVBand="1"/>
          </w:tblPr>
        </w:tblPrChange>
      </w:tblPr>
      <w:tblGrid>
        <w:gridCol w:w="892"/>
        <w:gridCol w:w="1797"/>
        <w:gridCol w:w="1701"/>
        <w:gridCol w:w="850"/>
        <w:gridCol w:w="3119"/>
        <w:gridCol w:w="991"/>
        <w:tblGridChange w:id="95">
          <w:tblGrid>
            <w:gridCol w:w="892"/>
            <w:gridCol w:w="1012"/>
            <w:gridCol w:w="426"/>
            <w:gridCol w:w="85"/>
            <w:gridCol w:w="274"/>
            <w:gridCol w:w="1207"/>
            <w:gridCol w:w="104"/>
            <w:gridCol w:w="390"/>
            <w:gridCol w:w="619"/>
            <w:gridCol w:w="147"/>
            <w:gridCol w:w="84"/>
            <w:gridCol w:w="3197"/>
            <w:gridCol w:w="50"/>
            <w:gridCol w:w="863"/>
            <w:gridCol w:w="1904"/>
          </w:tblGrid>
        </w:tblGridChange>
      </w:tblGrid>
      <w:tr w:rsidR="00EC0BE2" w:rsidRPr="00DE4033" w:rsidDel="005E12ED" w14:paraId="51BE1550" w14:textId="14356541" w:rsidTr="008508E0">
        <w:trPr>
          <w:trHeight w:val="288"/>
          <w:del w:id="96" w:author="Cleidiana Reis dos Santos" w:date="2022-06-28T21:45:00Z"/>
          <w:trPrChange w:id="97" w:author="Cleidiana Reis dos Santos" w:date="2022-06-13T22:34:00Z">
            <w:trPr>
              <w:gridAfter w:val="0"/>
              <w:trHeight w:val="288"/>
            </w:trPr>
          </w:trPrChange>
        </w:trPr>
        <w:tc>
          <w:tcPr>
            <w:tcW w:w="892" w:type="dxa"/>
            <w:tcBorders>
              <w:top w:val="single" w:sz="4" w:space="0" w:color="auto"/>
              <w:left w:val="single" w:sz="4" w:space="0" w:color="auto"/>
            </w:tcBorders>
            <w:vAlign w:val="center"/>
            <w:tcPrChange w:id="98" w:author="Cleidiana Reis dos Santos" w:date="2022-06-13T22:34:00Z">
              <w:tcPr>
                <w:tcW w:w="892" w:type="dxa"/>
                <w:tcBorders>
                  <w:top w:val="single" w:sz="4" w:space="0" w:color="auto"/>
                  <w:left w:val="single" w:sz="4" w:space="0" w:color="auto"/>
                </w:tcBorders>
              </w:tcPr>
            </w:tcPrChange>
          </w:tcPr>
          <w:p w14:paraId="2A500DB1" w14:textId="1129CD81" w:rsidR="00FF06D5" w:rsidDel="005E12ED" w:rsidRDefault="00FF06D5">
            <w:pPr>
              <w:jc w:val="center"/>
              <w:rPr>
                <w:del w:id="99" w:author="Cleidiana Reis dos Santos" w:date="2022-06-28T21:45:00Z"/>
                <w:b/>
              </w:rPr>
              <w:pPrChange w:id="100" w:author="Cleidiana Reis dos Santos" w:date="2022-06-13T22:34:00Z">
                <w:pPr>
                  <w:framePr w:hSpace="141" w:wrap="around" w:vAnchor="text" w:hAnchor="margin" w:y="229"/>
                  <w:jc w:val="both"/>
                </w:pPr>
              </w:pPrChange>
            </w:pPr>
          </w:p>
        </w:tc>
        <w:tc>
          <w:tcPr>
            <w:tcW w:w="1797" w:type="dxa"/>
            <w:tcBorders>
              <w:top w:val="single" w:sz="4" w:space="0" w:color="auto"/>
              <w:left w:val="single" w:sz="4" w:space="0" w:color="auto"/>
            </w:tcBorders>
            <w:vAlign w:val="center"/>
            <w:tcPrChange w:id="101" w:author="Cleidiana Reis dos Santos" w:date="2022-06-13T22:34:00Z">
              <w:tcPr>
                <w:tcW w:w="1797" w:type="dxa"/>
                <w:gridSpan w:val="4"/>
                <w:tcBorders>
                  <w:top w:val="single" w:sz="4" w:space="0" w:color="auto"/>
                  <w:left w:val="single" w:sz="4" w:space="0" w:color="auto"/>
                </w:tcBorders>
                <w:vAlign w:val="center"/>
              </w:tcPr>
            </w:tcPrChange>
          </w:tcPr>
          <w:p w14:paraId="5C9DF23C" w14:textId="0BBD8803" w:rsidR="00FF06D5" w:rsidRPr="00DE4033" w:rsidDel="005E12ED" w:rsidRDefault="00FF06D5">
            <w:pPr>
              <w:jc w:val="center"/>
              <w:rPr>
                <w:del w:id="102" w:author="Cleidiana Reis dos Santos" w:date="2022-06-28T21:45:00Z"/>
                <w:b/>
              </w:rPr>
              <w:pPrChange w:id="103" w:author="Cleidiana Reis dos Santos" w:date="2022-06-13T22:34:00Z">
                <w:pPr>
                  <w:framePr w:hSpace="141" w:wrap="around" w:vAnchor="text" w:hAnchor="margin" w:y="229"/>
                  <w:jc w:val="both"/>
                </w:pPr>
              </w:pPrChange>
            </w:pPr>
            <w:del w:id="104" w:author="Cleidiana Reis dos Santos" w:date="2022-06-28T21:45:00Z">
              <w:r w:rsidDel="005E12ED">
                <w:rPr>
                  <w:b/>
                </w:rPr>
                <w:delText>Desafio</w:delText>
              </w:r>
            </w:del>
          </w:p>
        </w:tc>
        <w:tc>
          <w:tcPr>
            <w:tcW w:w="1701" w:type="dxa"/>
            <w:vAlign w:val="center"/>
            <w:tcPrChange w:id="105" w:author="Cleidiana Reis dos Santos" w:date="2022-06-13T22:34:00Z">
              <w:tcPr>
                <w:tcW w:w="1701" w:type="dxa"/>
                <w:gridSpan w:val="3"/>
              </w:tcPr>
            </w:tcPrChange>
          </w:tcPr>
          <w:p w14:paraId="3262C529" w14:textId="01178CC5" w:rsidR="00FF06D5" w:rsidRPr="00DE4033" w:rsidDel="005E12ED" w:rsidRDefault="00FF06D5" w:rsidP="008508E0">
            <w:pPr>
              <w:jc w:val="center"/>
              <w:rPr>
                <w:del w:id="106" w:author="Cleidiana Reis dos Santos" w:date="2022-06-28T21:45:00Z"/>
                <w:b/>
              </w:rPr>
            </w:pPr>
            <w:del w:id="107" w:author="Cleidiana Reis dos Santos" w:date="2022-06-28T21:45:00Z">
              <w:r w:rsidDel="005E12ED">
                <w:rPr>
                  <w:b/>
                </w:rPr>
                <w:delText>Tópico IoT</w:delText>
              </w:r>
            </w:del>
          </w:p>
        </w:tc>
        <w:tc>
          <w:tcPr>
            <w:tcW w:w="850" w:type="dxa"/>
            <w:vAlign w:val="center"/>
            <w:tcPrChange w:id="108" w:author="Cleidiana Reis dos Santos" w:date="2022-06-13T22:34:00Z">
              <w:tcPr>
                <w:tcW w:w="850" w:type="dxa"/>
                <w:gridSpan w:val="3"/>
              </w:tcPr>
            </w:tcPrChange>
          </w:tcPr>
          <w:p w14:paraId="123275D0" w14:textId="7F802573" w:rsidR="00FF06D5" w:rsidRPr="00DE4033" w:rsidDel="005E12ED" w:rsidRDefault="00FF06D5" w:rsidP="008508E0">
            <w:pPr>
              <w:jc w:val="center"/>
              <w:rPr>
                <w:del w:id="109" w:author="Cleidiana Reis dos Santos" w:date="2022-06-28T21:45:00Z"/>
                <w:b/>
              </w:rPr>
            </w:pPr>
            <w:del w:id="110" w:author="Cleidiana Reis dos Santos" w:date="2022-06-28T21:45:00Z">
              <w:r w:rsidDel="005E12ED">
                <w:rPr>
                  <w:b/>
                </w:rPr>
                <w:delText>Rede</w:delText>
              </w:r>
            </w:del>
          </w:p>
        </w:tc>
        <w:tc>
          <w:tcPr>
            <w:tcW w:w="3119" w:type="dxa"/>
            <w:vAlign w:val="center"/>
            <w:tcPrChange w:id="111" w:author="Cleidiana Reis dos Santos" w:date="2022-06-13T22:34:00Z">
              <w:tcPr>
                <w:tcW w:w="3247" w:type="dxa"/>
                <w:gridSpan w:val="2"/>
              </w:tcPr>
            </w:tcPrChange>
          </w:tcPr>
          <w:p w14:paraId="34DE5DB7" w14:textId="72299C58" w:rsidR="00FF06D5" w:rsidDel="005E12ED" w:rsidRDefault="00FF06D5" w:rsidP="008508E0">
            <w:pPr>
              <w:jc w:val="center"/>
              <w:rPr>
                <w:del w:id="112" w:author="Cleidiana Reis dos Santos" w:date="2022-06-28T21:45:00Z"/>
                <w:b/>
              </w:rPr>
            </w:pPr>
            <w:del w:id="113" w:author="Cleidiana Reis dos Santos" w:date="2022-06-28T21:45:00Z">
              <w:r w:rsidDel="005E12ED">
                <w:rPr>
                  <w:b/>
                </w:rPr>
                <w:delText>Hardware</w:delText>
              </w:r>
            </w:del>
          </w:p>
        </w:tc>
        <w:tc>
          <w:tcPr>
            <w:tcW w:w="991" w:type="dxa"/>
            <w:vAlign w:val="center"/>
            <w:tcPrChange w:id="114" w:author="Cleidiana Reis dos Santos" w:date="2022-06-13T22:34:00Z">
              <w:tcPr>
                <w:tcW w:w="863" w:type="dxa"/>
              </w:tcPr>
            </w:tcPrChange>
          </w:tcPr>
          <w:p w14:paraId="214128E1" w14:textId="415FD32E" w:rsidR="00FF06D5" w:rsidDel="005E12ED" w:rsidRDefault="00FF06D5" w:rsidP="008508E0">
            <w:pPr>
              <w:jc w:val="center"/>
              <w:rPr>
                <w:del w:id="115" w:author="Cleidiana Reis dos Santos" w:date="2022-06-28T21:45:00Z"/>
                <w:b/>
              </w:rPr>
            </w:pPr>
            <w:del w:id="116" w:author="Cleidiana Reis dos Santos" w:date="2022-06-28T21:45:00Z">
              <w:r w:rsidDel="005E12ED">
                <w:rPr>
                  <w:b/>
                </w:rPr>
                <w:delText>Tempo</w:delText>
              </w:r>
            </w:del>
          </w:p>
        </w:tc>
      </w:tr>
      <w:tr w:rsidR="00FF06D5" w:rsidRPr="00DE4033" w:rsidDel="00FF06D5" w14:paraId="7E3D6BC6" w14:textId="12BBA9F5" w:rsidTr="00EC0BE2">
        <w:trPr>
          <w:trHeight w:val="274"/>
          <w:del w:id="117" w:author="Cleidiana Reis dos Santos" w:date="2022-06-13T22:25:00Z"/>
          <w:trPrChange w:id="118" w:author="Cleidiana Reis dos Santos" w:date="2022-06-13T22:28:00Z">
            <w:trPr>
              <w:trHeight w:val="274"/>
            </w:trPr>
          </w:trPrChange>
        </w:trPr>
        <w:tc>
          <w:tcPr>
            <w:tcW w:w="892" w:type="dxa"/>
            <w:tcPrChange w:id="119" w:author="Cleidiana Reis dos Santos" w:date="2022-06-13T22:28:00Z">
              <w:tcPr>
                <w:tcW w:w="1904" w:type="dxa"/>
                <w:gridSpan w:val="2"/>
              </w:tcPr>
            </w:tcPrChange>
          </w:tcPr>
          <w:p w14:paraId="5316AE26" w14:textId="00E07CB8" w:rsidR="00FF06D5" w:rsidDel="00FF06D5" w:rsidRDefault="00FF06D5">
            <w:pPr>
              <w:jc w:val="center"/>
              <w:rPr>
                <w:del w:id="120" w:author="Cleidiana Reis dos Santos" w:date="2022-06-13T22:25:00Z"/>
              </w:rPr>
              <w:pPrChange w:id="121" w:author="Cleidiana Reis dos Santos" w:date="2022-06-13T22:33:00Z">
                <w:pPr>
                  <w:framePr w:hSpace="141" w:wrap="around" w:vAnchor="text" w:hAnchor="margin" w:y="229"/>
                  <w:jc w:val="center"/>
                </w:pPr>
              </w:pPrChange>
            </w:pPr>
          </w:p>
        </w:tc>
        <w:tc>
          <w:tcPr>
            <w:tcW w:w="8458" w:type="dxa"/>
            <w:gridSpan w:val="5"/>
            <w:tcPrChange w:id="122" w:author="Cleidiana Reis dos Santos" w:date="2022-06-13T22:28:00Z">
              <w:tcPr>
                <w:tcW w:w="9350" w:type="dxa"/>
                <w:gridSpan w:val="13"/>
              </w:tcPr>
            </w:tcPrChange>
          </w:tcPr>
          <w:p w14:paraId="6FE72B2B" w14:textId="6300048E" w:rsidR="00FF06D5" w:rsidRPr="00DE4033" w:rsidDel="00FF06D5" w:rsidRDefault="00FF06D5">
            <w:pPr>
              <w:jc w:val="center"/>
              <w:rPr>
                <w:del w:id="123" w:author="Cleidiana Reis dos Santos" w:date="2022-06-13T22:25:00Z"/>
              </w:rPr>
              <w:pPrChange w:id="124" w:author="Cleidiana Reis dos Santos" w:date="2022-06-13T22:33:00Z">
                <w:pPr>
                  <w:framePr w:hSpace="141" w:wrap="around" w:vAnchor="text" w:hAnchor="margin" w:y="229"/>
                  <w:jc w:val="center"/>
                </w:pPr>
              </w:pPrChange>
            </w:pPr>
            <w:del w:id="125" w:author="Cleidiana Reis dos Santos" w:date="2022-06-13T22:25:00Z">
              <w:r w:rsidDel="00FF06D5">
                <w:delText>Casa</w:delText>
              </w:r>
            </w:del>
          </w:p>
        </w:tc>
      </w:tr>
      <w:tr w:rsidR="00FF06D5" w:rsidRPr="00DE4033" w:rsidDel="005E12ED" w14:paraId="6AB8D879" w14:textId="2BE9515B" w:rsidTr="008508E0">
        <w:trPr>
          <w:trHeight w:val="288"/>
          <w:del w:id="126" w:author="Cleidiana Reis dos Santos" w:date="2022-06-28T21:45:00Z"/>
          <w:trPrChange w:id="127" w:author="Cleidiana Reis dos Santos" w:date="2022-06-13T22:34:00Z">
            <w:trPr>
              <w:gridAfter w:val="0"/>
              <w:trHeight w:val="288"/>
            </w:trPr>
          </w:trPrChange>
        </w:trPr>
        <w:tc>
          <w:tcPr>
            <w:tcW w:w="892" w:type="dxa"/>
            <w:vMerge w:val="restart"/>
            <w:vAlign w:val="center"/>
            <w:tcPrChange w:id="128" w:author="Cleidiana Reis dos Santos" w:date="2022-06-13T22:34:00Z">
              <w:tcPr>
                <w:tcW w:w="892" w:type="dxa"/>
                <w:vMerge w:val="restart"/>
              </w:tcPr>
            </w:tcPrChange>
          </w:tcPr>
          <w:p w14:paraId="0204835F" w14:textId="5F7A2469" w:rsidR="00FF06D5" w:rsidRPr="00FF06D5" w:rsidDel="005E12ED" w:rsidRDefault="00FF06D5">
            <w:pPr>
              <w:jc w:val="center"/>
              <w:rPr>
                <w:del w:id="129" w:author="Cleidiana Reis dos Santos" w:date="2022-06-28T21:45:00Z"/>
              </w:rPr>
              <w:pPrChange w:id="130" w:author="Cleidiana Reis dos Santos" w:date="2022-06-13T22:33:00Z">
                <w:pPr>
                  <w:pStyle w:val="PargrafodaLista"/>
                  <w:framePr w:hSpace="141" w:wrap="around" w:vAnchor="text" w:hAnchor="margin" w:y="229"/>
                  <w:numPr>
                    <w:numId w:val="7"/>
                  </w:numPr>
                  <w:ind w:left="0"/>
                  <w:jc w:val="both"/>
                </w:pPr>
              </w:pPrChange>
            </w:pPr>
          </w:p>
        </w:tc>
        <w:tc>
          <w:tcPr>
            <w:tcW w:w="1797" w:type="dxa"/>
            <w:tcPrChange w:id="131" w:author="Cleidiana Reis dos Santos" w:date="2022-06-13T22:34:00Z">
              <w:tcPr>
                <w:tcW w:w="1523" w:type="dxa"/>
                <w:gridSpan w:val="3"/>
              </w:tcPr>
            </w:tcPrChange>
          </w:tcPr>
          <w:p w14:paraId="636E3105" w14:textId="6BD3BA04" w:rsidR="00FF06D5" w:rsidRPr="00FF06D5" w:rsidDel="005E12ED" w:rsidRDefault="00FF06D5">
            <w:pPr>
              <w:rPr>
                <w:del w:id="132" w:author="Cleidiana Reis dos Santos" w:date="2022-06-28T21:45:00Z"/>
              </w:rPr>
              <w:pPrChange w:id="133" w:author="Cleidiana Reis dos Santos" w:date="2022-06-13T22:28:00Z">
                <w:pPr>
                  <w:pStyle w:val="PargrafodaLista"/>
                  <w:framePr w:hSpace="141" w:wrap="around" w:vAnchor="text" w:hAnchor="margin" w:y="229"/>
                  <w:numPr>
                    <w:numId w:val="7"/>
                  </w:numPr>
                  <w:ind w:left="0"/>
                  <w:jc w:val="both"/>
                </w:pPr>
              </w:pPrChange>
            </w:pPr>
            <w:del w:id="134" w:author="Cleidiana Reis dos Santos" w:date="2022-06-13T22:25:00Z">
              <w:r w:rsidRPr="00FF06D5" w:rsidDel="00FF06D5">
                <w:delText xml:space="preserve"> </w:delText>
              </w:r>
            </w:del>
            <w:del w:id="135" w:author="Cleidiana Reis dos Santos" w:date="2022-06-13T22:24:00Z">
              <w:r w:rsidRPr="00FF06D5" w:rsidDel="00FF06D5">
                <w:delText>Cafeteira inteligente</w:delText>
              </w:r>
            </w:del>
          </w:p>
        </w:tc>
        <w:tc>
          <w:tcPr>
            <w:tcW w:w="1701" w:type="dxa"/>
            <w:shd w:val="clear" w:color="auto" w:fill="auto"/>
            <w:tcPrChange w:id="136" w:author="Cleidiana Reis dos Santos" w:date="2022-06-13T22:34:00Z">
              <w:tcPr>
                <w:tcW w:w="1585" w:type="dxa"/>
                <w:gridSpan w:val="3"/>
                <w:shd w:val="clear" w:color="auto" w:fill="auto"/>
              </w:tcPr>
            </w:tcPrChange>
          </w:tcPr>
          <w:p w14:paraId="155B76C5" w14:textId="34941E8B" w:rsidR="00FF06D5" w:rsidRPr="00DE4033" w:rsidDel="005E12ED" w:rsidRDefault="00FF06D5" w:rsidP="00B24308">
            <w:pPr>
              <w:jc w:val="center"/>
              <w:rPr>
                <w:del w:id="137" w:author="Cleidiana Reis dos Santos" w:date="2022-06-28T21:45:00Z"/>
              </w:rPr>
            </w:pPr>
            <w:del w:id="138" w:author="Cleidiana Reis dos Santos" w:date="2022-06-28T21:45:00Z">
              <w:r w:rsidDel="005E12ED">
                <w:delText>Automatização de processo</w:delText>
              </w:r>
            </w:del>
          </w:p>
        </w:tc>
        <w:tc>
          <w:tcPr>
            <w:tcW w:w="850" w:type="dxa"/>
            <w:tcPrChange w:id="139" w:author="Cleidiana Reis dos Santos" w:date="2022-06-13T22:34:00Z">
              <w:tcPr>
                <w:tcW w:w="1156" w:type="dxa"/>
                <w:gridSpan w:val="3"/>
              </w:tcPr>
            </w:tcPrChange>
          </w:tcPr>
          <w:p w14:paraId="70E810E5" w14:textId="31649456" w:rsidR="00FF06D5" w:rsidRPr="00DE4033" w:rsidDel="005E12ED" w:rsidRDefault="00FF06D5" w:rsidP="00B24308">
            <w:pPr>
              <w:jc w:val="center"/>
              <w:rPr>
                <w:del w:id="140" w:author="Cleidiana Reis dos Santos" w:date="2022-06-28T21:45:00Z"/>
              </w:rPr>
            </w:pPr>
            <w:del w:id="141" w:author="Cleidiana Reis dos Santos" w:date="2022-06-28T21:45:00Z">
              <w:r w:rsidDel="005E12ED">
                <w:delText xml:space="preserve">Wifi </w:delText>
              </w:r>
            </w:del>
            <w:del w:id="142" w:author="Cleidiana Reis dos Santos" w:date="2022-06-13T22:27:00Z">
              <w:r w:rsidDel="00EC0BE2">
                <w:delText xml:space="preserve">ou </w:delText>
              </w:r>
              <w:r w:rsidRPr="00C87DF2" w:rsidDel="00EC0BE2">
                <w:delText>bluetooth</w:delText>
              </w:r>
            </w:del>
          </w:p>
        </w:tc>
        <w:tc>
          <w:tcPr>
            <w:tcW w:w="3119" w:type="dxa"/>
            <w:tcPrChange w:id="143" w:author="Cleidiana Reis dos Santos" w:date="2022-06-13T22:34:00Z">
              <w:tcPr>
                <w:tcW w:w="3281" w:type="dxa"/>
                <w:gridSpan w:val="2"/>
              </w:tcPr>
            </w:tcPrChange>
          </w:tcPr>
          <w:p w14:paraId="11DD1D47" w14:textId="7A9B78E9" w:rsidR="00FF06D5" w:rsidRPr="00DE4033" w:rsidDel="005E12ED" w:rsidRDefault="00FF06D5" w:rsidP="00B24308">
            <w:pPr>
              <w:jc w:val="center"/>
              <w:rPr>
                <w:del w:id="144" w:author="Cleidiana Reis dos Santos" w:date="2022-06-28T21:45:00Z"/>
              </w:rPr>
            </w:pPr>
            <w:del w:id="145" w:author="Cleidiana Reis dos Santos" w:date="2022-06-13T22:27:00Z">
              <w:r w:rsidDel="00EC0BE2">
                <w:delText>Microcontrolador</w:delText>
              </w:r>
            </w:del>
            <w:del w:id="146" w:author="Cleidiana Reis dos Santos" w:date="2022-06-28T21:45:00Z">
              <w:r w:rsidDel="005E12ED">
                <w:delText>+</w:delText>
              </w:r>
            </w:del>
            <w:del w:id="147" w:author="Cleidiana Reis dos Santos" w:date="2022-06-13T22:27:00Z">
              <w:r w:rsidDel="00EC0BE2">
                <w:delText>rele</w:delText>
              </w:r>
            </w:del>
          </w:p>
        </w:tc>
        <w:tc>
          <w:tcPr>
            <w:tcW w:w="991" w:type="dxa"/>
            <w:tcPrChange w:id="148" w:author="Cleidiana Reis dos Santos" w:date="2022-06-13T22:34:00Z">
              <w:tcPr>
                <w:tcW w:w="913" w:type="dxa"/>
                <w:gridSpan w:val="2"/>
              </w:tcPr>
            </w:tcPrChange>
          </w:tcPr>
          <w:p w14:paraId="6E50F6D8" w14:textId="397A8266" w:rsidR="00FF06D5" w:rsidRPr="00DE4033" w:rsidDel="005E12ED" w:rsidRDefault="00FF06D5" w:rsidP="00B24308">
            <w:pPr>
              <w:jc w:val="center"/>
              <w:rPr>
                <w:del w:id="149" w:author="Cleidiana Reis dos Santos" w:date="2022-06-28T21:45:00Z"/>
              </w:rPr>
            </w:pPr>
            <w:del w:id="150" w:author="Cleidiana Reis dos Santos" w:date="2022-06-28T21:45:00Z">
              <w:r w:rsidDel="005E12ED">
                <w:delText>5 min</w:delText>
              </w:r>
            </w:del>
          </w:p>
        </w:tc>
      </w:tr>
      <w:tr w:rsidR="00FF06D5" w:rsidRPr="00DE4033" w:rsidDel="005E12ED" w14:paraId="54237EED" w14:textId="6FD17108" w:rsidTr="008508E0">
        <w:trPr>
          <w:trHeight w:val="288"/>
          <w:del w:id="151" w:author="Cleidiana Reis dos Santos" w:date="2022-06-28T21:45:00Z"/>
          <w:trPrChange w:id="152" w:author="Cleidiana Reis dos Santos" w:date="2022-06-13T22:34:00Z">
            <w:trPr>
              <w:gridAfter w:val="0"/>
              <w:trHeight w:val="288"/>
            </w:trPr>
          </w:trPrChange>
        </w:trPr>
        <w:tc>
          <w:tcPr>
            <w:tcW w:w="892" w:type="dxa"/>
            <w:vMerge/>
            <w:tcPrChange w:id="153" w:author="Cleidiana Reis dos Santos" w:date="2022-06-13T22:34:00Z">
              <w:tcPr>
                <w:tcW w:w="892" w:type="dxa"/>
                <w:vMerge/>
              </w:tcPr>
            </w:tcPrChange>
          </w:tcPr>
          <w:p w14:paraId="1B022639" w14:textId="30E2E2C8" w:rsidR="00FF06D5" w:rsidDel="005E12ED" w:rsidRDefault="00FF06D5">
            <w:pPr>
              <w:pStyle w:val="PargrafodaLista"/>
              <w:numPr>
                <w:ilvl w:val="0"/>
                <w:numId w:val="7"/>
              </w:numPr>
              <w:jc w:val="center"/>
              <w:rPr>
                <w:del w:id="154" w:author="Cleidiana Reis dos Santos" w:date="2022-06-28T21:45:00Z"/>
              </w:rPr>
              <w:pPrChange w:id="155" w:author="Cleidiana Reis dos Santos" w:date="2022-06-13T22:33:00Z">
                <w:pPr>
                  <w:pStyle w:val="PargrafodaLista"/>
                  <w:framePr w:hSpace="141" w:wrap="around" w:vAnchor="text" w:hAnchor="margin" w:y="229"/>
                  <w:numPr>
                    <w:numId w:val="7"/>
                  </w:numPr>
                  <w:ind w:left="0"/>
                  <w:jc w:val="both"/>
                </w:pPr>
              </w:pPrChange>
            </w:pPr>
          </w:p>
        </w:tc>
        <w:tc>
          <w:tcPr>
            <w:tcW w:w="1797" w:type="dxa"/>
            <w:tcPrChange w:id="156" w:author="Cleidiana Reis dos Santos" w:date="2022-06-13T22:34:00Z">
              <w:tcPr>
                <w:tcW w:w="1523" w:type="dxa"/>
                <w:gridSpan w:val="2"/>
              </w:tcPr>
            </w:tcPrChange>
          </w:tcPr>
          <w:p w14:paraId="113918EA" w14:textId="0B22DA84" w:rsidR="00FF06D5" w:rsidRPr="00FF06D5" w:rsidDel="005E12ED" w:rsidRDefault="00FF06D5">
            <w:pPr>
              <w:rPr>
                <w:del w:id="157" w:author="Cleidiana Reis dos Santos" w:date="2022-06-28T21:45:00Z"/>
              </w:rPr>
              <w:pPrChange w:id="158" w:author="Cleidiana Reis dos Santos" w:date="2022-06-13T22:28:00Z">
                <w:pPr>
                  <w:pStyle w:val="PargrafodaLista"/>
                  <w:framePr w:hSpace="141" w:wrap="around" w:vAnchor="text" w:hAnchor="margin" w:y="229"/>
                  <w:numPr>
                    <w:numId w:val="7"/>
                  </w:numPr>
                  <w:ind w:left="0"/>
                  <w:jc w:val="both"/>
                </w:pPr>
              </w:pPrChange>
            </w:pPr>
            <w:del w:id="159" w:author="Cleidiana Reis dos Santos" w:date="2022-06-13T22:26:00Z">
              <w:r w:rsidRPr="00FF06D5" w:rsidDel="00FF06D5">
                <w:delText xml:space="preserve"> </w:delText>
              </w:r>
            </w:del>
            <w:del w:id="160" w:author="Cleidiana Reis dos Santos" w:date="2022-06-13T22:24:00Z">
              <w:r w:rsidRPr="00FF06D5" w:rsidDel="00FF06D5">
                <w:delText>Ar-condicionado econômico</w:delText>
              </w:r>
            </w:del>
          </w:p>
        </w:tc>
        <w:tc>
          <w:tcPr>
            <w:tcW w:w="1701" w:type="dxa"/>
            <w:shd w:val="clear" w:color="auto" w:fill="auto"/>
            <w:tcPrChange w:id="161" w:author="Cleidiana Reis dos Santos" w:date="2022-06-13T22:34:00Z">
              <w:tcPr>
                <w:tcW w:w="1585" w:type="dxa"/>
                <w:gridSpan w:val="3"/>
                <w:shd w:val="clear" w:color="auto" w:fill="auto"/>
              </w:tcPr>
            </w:tcPrChange>
          </w:tcPr>
          <w:p w14:paraId="567D82C7" w14:textId="5325B4D9" w:rsidR="00FF06D5" w:rsidRPr="00DE4033" w:rsidDel="005E12ED" w:rsidRDefault="00FF06D5" w:rsidP="00B24308">
            <w:pPr>
              <w:jc w:val="center"/>
              <w:rPr>
                <w:del w:id="162" w:author="Cleidiana Reis dos Santos" w:date="2022-06-28T21:45:00Z"/>
              </w:rPr>
            </w:pPr>
            <w:del w:id="163" w:author="Cleidiana Reis dos Santos" w:date="2022-06-13T22:26:00Z">
              <w:r w:rsidDel="00FF06D5">
                <w:delText>Economia de energia</w:delText>
              </w:r>
            </w:del>
          </w:p>
        </w:tc>
        <w:tc>
          <w:tcPr>
            <w:tcW w:w="850" w:type="dxa"/>
            <w:tcPrChange w:id="164" w:author="Cleidiana Reis dos Santos" w:date="2022-06-13T22:34:00Z">
              <w:tcPr>
                <w:tcW w:w="1156" w:type="dxa"/>
                <w:gridSpan w:val="3"/>
              </w:tcPr>
            </w:tcPrChange>
          </w:tcPr>
          <w:p w14:paraId="280EE7DB" w14:textId="6897B9D4" w:rsidR="00FF06D5" w:rsidRPr="00DE4033" w:rsidDel="005E12ED" w:rsidRDefault="00FF06D5" w:rsidP="00B24308">
            <w:pPr>
              <w:jc w:val="center"/>
              <w:rPr>
                <w:del w:id="165" w:author="Cleidiana Reis dos Santos" w:date="2022-06-28T21:45:00Z"/>
              </w:rPr>
            </w:pPr>
            <w:del w:id="166" w:author="Cleidiana Reis dos Santos" w:date="2022-06-13T22:29:00Z">
              <w:r w:rsidDel="00EC0BE2">
                <w:delText xml:space="preserve">Wifi ou </w:delText>
              </w:r>
              <w:r w:rsidRPr="00C87DF2" w:rsidDel="00EC0BE2">
                <w:delText>bluetooth</w:delText>
              </w:r>
            </w:del>
          </w:p>
        </w:tc>
        <w:tc>
          <w:tcPr>
            <w:tcW w:w="3119" w:type="dxa"/>
            <w:tcPrChange w:id="167" w:author="Cleidiana Reis dos Santos" w:date="2022-06-13T22:34:00Z">
              <w:tcPr>
                <w:tcW w:w="3281" w:type="dxa"/>
                <w:gridSpan w:val="4"/>
              </w:tcPr>
            </w:tcPrChange>
          </w:tcPr>
          <w:p w14:paraId="5EE1950C" w14:textId="1FC0E16B" w:rsidR="00FF06D5" w:rsidRPr="00DE4033" w:rsidDel="005E12ED" w:rsidRDefault="00FF06D5" w:rsidP="00B24308">
            <w:pPr>
              <w:jc w:val="center"/>
              <w:rPr>
                <w:del w:id="168" w:author="Cleidiana Reis dos Santos" w:date="2022-06-28T21:45:00Z"/>
              </w:rPr>
            </w:pPr>
            <w:del w:id="169" w:author="Cleidiana Reis dos Santos" w:date="2022-06-13T22:29:00Z">
              <w:r w:rsidDel="00EC0BE2">
                <w:delText>Microcontrolador +rele+sensor de temperatura</w:delText>
              </w:r>
            </w:del>
          </w:p>
        </w:tc>
        <w:tc>
          <w:tcPr>
            <w:tcW w:w="991" w:type="dxa"/>
            <w:tcPrChange w:id="170" w:author="Cleidiana Reis dos Santos" w:date="2022-06-13T22:34:00Z">
              <w:tcPr>
                <w:tcW w:w="913" w:type="dxa"/>
              </w:tcPr>
            </w:tcPrChange>
          </w:tcPr>
          <w:p w14:paraId="0F1FDB0F" w14:textId="459492D3" w:rsidR="00FF06D5" w:rsidRPr="00DE4033" w:rsidDel="005E12ED" w:rsidRDefault="00FF06D5" w:rsidP="00B24308">
            <w:pPr>
              <w:jc w:val="center"/>
              <w:rPr>
                <w:del w:id="171" w:author="Cleidiana Reis dos Santos" w:date="2022-06-28T21:45:00Z"/>
              </w:rPr>
            </w:pPr>
            <w:del w:id="172" w:author="Cleidiana Reis dos Santos" w:date="2022-06-28T21:45:00Z">
              <w:r w:rsidDel="005E12ED">
                <w:delText>5 min</w:delText>
              </w:r>
            </w:del>
          </w:p>
        </w:tc>
      </w:tr>
      <w:tr w:rsidR="00EC0BE2" w:rsidRPr="00DE4033" w:rsidDel="005E12ED" w14:paraId="701A6969" w14:textId="118C634F" w:rsidTr="008508E0">
        <w:trPr>
          <w:trHeight w:val="288"/>
          <w:del w:id="173" w:author="Cleidiana Reis dos Santos" w:date="2022-06-28T21:45:00Z"/>
          <w:trPrChange w:id="174" w:author="Cleidiana Reis dos Santos" w:date="2022-06-13T22:34:00Z">
            <w:trPr>
              <w:gridAfter w:val="0"/>
              <w:trHeight w:val="288"/>
            </w:trPr>
          </w:trPrChange>
        </w:trPr>
        <w:tc>
          <w:tcPr>
            <w:tcW w:w="892" w:type="dxa"/>
            <w:tcPrChange w:id="175" w:author="Cleidiana Reis dos Santos" w:date="2022-06-13T22:34:00Z">
              <w:tcPr>
                <w:tcW w:w="892" w:type="dxa"/>
              </w:tcPr>
            </w:tcPrChange>
          </w:tcPr>
          <w:p w14:paraId="424EF61B" w14:textId="50EA2B94" w:rsidR="00FF06D5" w:rsidRPr="00EC0BE2" w:rsidDel="005E12ED" w:rsidRDefault="00FF06D5">
            <w:pPr>
              <w:jc w:val="center"/>
              <w:rPr>
                <w:del w:id="176" w:author="Cleidiana Reis dos Santos" w:date="2022-06-28T21:45:00Z"/>
              </w:rPr>
              <w:pPrChange w:id="177" w:author="Cleidiana Reis dos Santos" w:date="2022-06-13T22:33:00Z">
                <w:pPr>
                  <w:pStyle w:val="PargrafodaLista"/>
                  <w:framePr w:hSpace="141" w:wrap="around" w:vAnchor="text" w:hAnchor="margin" w:y="229"/>
                  <w:numPr>
                    <w:numId w:val="7"/>
                  </w:numPr>
                  <w:ind w:left="0"/>
                  <w:jc w:val="both"/>
                </w:pPr>
              </w:pPrChange>
            </w:pPr>
          </w:p>
        </w:tc>
        <w:tc>
          <w:tcPr>
            <w:tcW w:w="1797" w:type="dxa"/>
            <w:tcPrChange w:id="178" w:author="Cleidiana Reis dos Santos" w:date="2022-06-13T22:34:00Z">
              <w:tcPr>
                <w:tcW w:w="1797" w:type="dxa"/>
                <w:gridSpan w:val="4"/>
              </w:tcPr>
            </w:tcPrChange>
          </w:tcPr>
          <w:p w14:paraId="17C45725" w14:textId="4296A75B" w:rsidR="00FF06D5" w:rsidRPr="00EC0BE2" w:rsidDel="005E12ED" w:rsidRDefault="00FF06D5">
            <w:pPr>
              <w:rPr>
                <w:del w:id="179" w:author="Cleidiana Reis dos Santos" w:date="2022-06-28T21:45:00Z"/>
              </w:rPr>
              <w:pPrChange w:id="180" w:author="Cleidiana Reis dos Santos" w:date="2022-06-13T22:31:00Z">
                <w:pPr>
                  <w:pStyle w:val="PargrafodaLista"/>
                  <w:framePr w:hSpace="141" w:wrap="around" w:vAnchor="text" w:hAnchor="margin" w:y="229"/>
                  <w:numPr>
                    <w:numId w:val="7"/>
                  </w:numPr>
                  <w:ind w:left="0"/>
                  <w:jc w:val="both"/>
                </w:pPr>
              </w:pPrChange>
            </w:pPr>
            <w:del w:id="181" w:author="Cleidiana Reis dos Santos" w:date="2022-06-28T21:45:00Z">
              <w:r w:rsidRPr="00EC0BE2" w:rsidDel="005E12ED">
                <w:delText>Iluminação inteligente</w:delText>
              </w:r>
            </w:del>
          </w:p>
        </w:tc>
        <w:tc>
          <w:tcPr>
            <w:tcW w:w="1701" w:type="dxa"/>
            <w:shd w:val="clear" w:color="auto" w:fill="auto"/>
            <w:tcPrChange w:id="182" w:author="Cleidiana Reis dos Santos" w:date="2022-06-13T22:34:00Z">
              <w:tcPr>
                <w:tcW w:w="1701" w:type="dxa"/>
                <w:gridSpan w:val="3"/>
                <w:shd w:val="clear" w:color="auto" w:fill="auto"/>
              </w:tcPr>
            </w:tcPrChange>
          </w:tcPr>
          <w:p w14:paraId="624FEE5F" w14:textId="289F18B0" w:rsidR="00FF06D5" w:rsidRPr="00DE4033" w:rsidDel="005E12ED" w:rsidRDefault="00FF06D5" w:rsidP="00B24308">
            <w:pPr>
              <w:jc w:val="center"/>
              <w:rPr>
                <w:del w:id="183" w:author="Cleidiana Reis dos Santos" w:date="2022-06-28T21:45:00Z"/>
              </w:rPr>
            </w:pPr>
            <w:del w:id="184" w:author="Cleidiana Reis dos Santos" w:date="2022-06-28T21:45:00Z">
              <w:r w:rsidDel="005E12ED">
                <w:delText>Conforto</w:delText>
              </w:r>
            </w:del>
          </w:p>
        </w:tc>
        <w:tc>
          <w:tcPr>
            <w:tcW w:w="850" w:type="dxa"/>
            <w:tcPrChange w:id="185" w:author="Cleidiana Reis dos Santos" w:date="2022-06-13T22:34:00Z">
              <w:tcPr>
                <w:tcW w:w="619" w:type="dxa"/>
              </w:tcPr>
            </w:tcPrChange>
          </w:tcPr>
          <w:p w14:paraId="2F789ABD" w14:textId="7A82EE7A" w:rsidR="00FF06D5" w:rsidRPr="00DE4033" w:rsidDel="005E12ED" w:rsidRDefault="00FF06D5" w:rsidP="00B24308">
            <w:pPr>
              <w:jc w:val="center"/>
              <w:rPr>
                <w:del w:id="186" w:author="Cleidiana Reis dos Santos" w:date="2022-06-28T21:45:00Z"/>
              </w:rPr>
            </w:pPr>
            <w:del w:id="187" w:author="Cleidiana Reis dos Santos" w:date="2022-06-28T21:45:00Z">
              <w:r w:rsidDel="005E12ED">
                <w:delText xml:space="preserve">Wifi </w:delText>
              </w:r>
            </w:del>
            <w:del w:id="188" w:author="Cleidiana Reis dos Santos" w:date="2022-06-13T22:33:00Z">
              <w:r w:rsidDel="008508E0">
                <w:delText xml:space="preserve">ou </w:delText>
              </w:r>
              <w:r w:rsidRPr="00C87DF2" w:rsidDel="008508E0">
                <w:delText>bluetooth</w:delText>
              </w:r>
            </w:del>
          </w:p>
        </w:tc>
        <w:tc>
          <w:tcPr>
            <w:tcW w:w="3119" w:type="dxa"/>
            <w:tcPrChange w:id="189" w:author="Cleidiana Reis dos Santos" w:date="2022-06-13T22:34:00Z">
              <w:tcPr>
                <w:tcW w:w="3478" w:type="dxa"/>
                <w:gridSpan w:val="4"/>
              </w:tcPr>
            </w:tcPrChange>
          </w:tcPr>
          <w:p w14:paraId="40D51189" w14:textId="0C03B6A9" w:rsidR="00FF06D5" w:rsidRPr="00DE4033" w:rsidDel="005E12ED" w:rsidRDefault="00FF06D5" w:rsidP="00B24308">
            <w:pPr>
              <w:jc w:val="center"/>
              <w:rPr>
                <w:del w:id="190" w:author="Cleidiana Reis dos Santos" w:date="2022-06-28T21:45:00Z"/>
              </w:rPr>
            </w:pPr>
            <w:del w:id="191" w:author="Cleidiana Reis dos Santos" w:date="2022-06-13T22:33:00Z">
              <w:r w:rsidDel="008508E0">
                <w:delText>Microcontrolador+rele+microfone</w:delText>
              </w:r>
            </w:del>
          </w:p>
        </w:tc>
        <w:tc>
          <w:tcPr>
            <w:tcW w:w="991" w:type="dxa"/>
            <w:tcPrChange w:id="192" w:author="Cleidiana Reis dos Santos" w:date="2022-06-13T22:34:00Z">
              <w:tcPr>
                <w:tcW w:w="863" w:type="dxa"/>
              </w:tcPr>
            </w:tcPrChange>
          </w:tcPr>
          <w:p w14:paraId="490E9C8C" w14:textId="05831A16" w:rsidR="00FF06D5" w:rsidRPr="00DE4033" w:rsidDel="005E12ED" w:rsidRDefault="00FF06D5" w:rsidP="00B24308">
            <w:pPr>
              <w:jc w:val="center"/>
              <w:rPr>
                <w:del w:id="193" w:author="Cleidiana Reis dos Santos" w:date="2022-06-28T21:45:00Z"/>
              </w:rPr>
            </w:pPr>
            <w:del w:id="194" w:author="Cleidiana Reis dos Santos" w:date="2022-06-28T21:45:00Z">
              <w:r w:rsidDel="005E12ED">
                <w:delText>5 min</w:delText>
              </w:r>
            </w:del>
          </w:p>
        </w:tc>
      </w:tr>
      <w:tr w:rsidR="00FF06D5" w:rsidRPr="00DE4033" w:rsidDel="00FF06D5" w14:paraId="30AEF646" w14:textId="5F83EAF9" w:rsidTr="00EC0BE2">
        <w:trPr>
          <w:trHeight w:val="288"/>
          <w:del w:id="195" w:author="Cleidiana Reis dos Santos" w:date="2022-06-13T22:26:00Z"/>
          <w:trPrChange w:id="196" w:author="Cleidiana Reis dos Santos" w:date="2022-06-13T22:28:00Z">
            <w:trPr>
              <w:trHeight w:val="288"/>
            </w:trPr>
          </w:trPrChange>
        </w:trPr>
        <w:tc>
          <w:tcPr>
            <w:tcW w:w="892" w:type="dxa"/>
            <w:tcPrChange w:id="197" w:author="Cleidiana Reis dos Santos" w:date="2022-06-13T22:28:00Z">
              <w:tcPr>
                <w:tcW w:w="1904" w:type="dxa"/>
                <w:gridSpan w:val="2"/>
              </w:tcPr>
            </w:tcPrChange>
          </w:tcPr>
          <w:p w14:paraId="5665BA2D" w14:textId="7F75EBCE" w:rsidR="00FF06D5" w:rsidDel="00FF06D5" w:rsidRDefault="00FF06D5" w:rsidP="00B24308">
            <w:pPr>
              <w:jc w:val="center"/>
              <w:rPr>
                <w:del w:id="198" w:author="Cleidiana Reis dos Santos" w:date="2022-06-13T22:26:00Z"/>
              </w:rPr>
            </w:pPr>
          </w:p>
        </w:tc>
        <w:tc>
          <w:tcPr>
            <w:tcW w:w="8458" w:type="dxa"/>
            <w:gridSpan w:val="5"/>
            <w:tcPrChange w:id="199" w:author="Cleidiana Reis dos Santos" w:date="2022-06-13T22:28:00Z">
              <w:tcPr>
                <w:tcW w:w="9350" w:type="dxa"/>
                <w:gridSpan w:val="13"/>
              </w:tcPr>
            </w:tcPrChange>
          </w:tcPr>
          <w:p w14:paraId="5E493BCC" w14:textId="7529CBFF" w:rsidR="00FF06D5" w:rsidRPr="00DE4033" w:rsidDel="00FF06D5" w:rsidRDefault="00FF06D5" w:rsidP="00B24308">
            <w:pPr>
              <w:jc w:val="center"/>
              <w:rPr>
                <w:del w:id="200" w:author="Cleidiana Reis dos Santos" w:date="2022-06-13T22:26:00Z"/>
              </w:rPr>
            </w:pPr>
            <w:del w:id="201" w:author="Cleidiana Reis dos Santos" w:date="2022-06-13T22:26:00Z">
              <w:r w:rsidDel="00FF06D5">
                <w:delText>Cidade</w:delText>
              </w:r>
            </w:del>
          </w:p>
        </w:tc>
      </w:tr>
      <w:tr w:rsidR="00EC0BE2" w:rsidRPr="00DE4033" w:rsidDel="00FF06D5" w14:paraId="14E92695" w14:textId="77777777" w:rsidTr="008508E0">
        <w:trPr>
          <w:trHeight w:val="288"/>
          <w:del w:id="202" w:author="Cleidiana Reis dos Santos" w:date="2022-06-13T22:26:00Z"/>
          <w:trPrChange w:id="203" w:author="Cleidiana Reis dos Santos" w:date="2022-06-13T22:34:00Z">
            <w:trPr>
              <w:gridAfter w:val="0"/>
              <w:trHeight w:val="288"/>
            </w:trPr>
          </w:trPrChange>
        </w:trPr>
        <w:tc>
          <w:tcPr>
            <w:tcW w:w="892" w:type="dxa"/>
            <w:tcPrChange w:id="204" w:author="Cleidiana Reis dos Santos" w:date="2022-06-13T22:34:00Z">
              <w:tcPr>
                <w:tcW w:w="892" w:type="dxa"/>
              </w:tcPr>
            </w:tcPrChange>
          </w:tcPr>
          <w:p w14:paraId="118892E1" w14:textId="62DA3DAD" w:rsidR="00FF06D5" w:rsidRPr="00B24308" w:rsidDel="00FF06D5" w:rsidRDefault="00FF06D5" w:rsidP="00247EDC">
            <w:pPr>
              <w:pStyle w:val="PargrafodaLista"/>
              <w:numPr>
                <w:ilvl w:val="0"/>
                <w:numId w:val="7"/>
              </w:numPr>
              <w:jc w:val="both"/>
              <w:rPr>
                <w:del w:id="205" w:author="Cleidiana Reis dos Santos" w:date="2022-06-13T22:26:00Z"/>
              </w:rPr>
            </w:pPr>
          </w:p>
        </w:tc>
        <w:tc>
          <w:tcPr>
            <w:tcW w:w="1797" w:type="dxa"/>
            <w:tcPrChange w:id="206" w:author="Cleidiana Reis dos Santos" w:date="2022-06-13T22:34:00Z">
              <w:tcPr>
                <w:tcW w:w="1797" w:type="dxa"/>
                <w:gridSpan w:val="4"/>
              </w:tcPr>
            </w:tcPrChange>
          </w:tcPr>
          <w:p w14:paraId="095E64B2" w14:textId="697D1347" w:rsidR="00FF06D5" w:rsidRPr="00B24308" w:rsidDel="00FF06D5" w:rsidRDefault="00FF06D5" w:rsidP="00247EDC">
            <w:pPr>
              <w:pStyle w:val="PargrafodaLista"/>
              <w:numPr>
                <w:ilvl w:val="0"/>
                <w:numId w:val="7"/>
              </w:numPr>
              <w:jc w:val="both"/>
              <w:rPr>
                <w:del w:id="207" w:author="Cleidiana Reis dos Santos" w:date="2022-06-13T22:26:00Z"/>
              </w:rPr>
            </w:pPr>
          </w:p>
        </w:tc>
        <w:tc>
          <w:tcPr>
            <w:tcW w:w="1701" w:type="dxa"/>
            <w:shd w:val="clear" w:color="auto" w:fill="auto"/>
            <w:tcPrChange w:id="208" w:author="Cleidiana Reis dos Santos" w:date="2022-06-13T22:34:00Z">
              <w:tcPr>
                <w:tcW w:w="1701" w:type="dxa"/>
                <w:gridSpan w:val="3"/>
                <w:shd w:val="clear" w:color="auto" w:fill="auto"/>
              </w:tcPr>
            </w:tcPrChange>
          </w:tcPr>
          <w:p w14:paraId="0549C2D4" w14:textId="7E59672D" w:rsidR="00FF06D5" w:rsidRPr="00DE4033" w:rsidDel="00FF06D5" w:rsidRDefault="00FF06D5" w:rsidP="00B24308">
            <w:pPr>
              <w:jc w:val="center"/>
              <w:rPr>
                <w:del w:id="209" w:author="Cleidiana Reis dos Santos" w:date="2022-06-13T22:26:00Z"/>
              </w:rPr>
            </w:pPr>
          </w:p>
        </w:tc>
        <w:tc>
          <w:tcPr>
            <w:tcW w:w="850" w:type="dxa"/>
            <w:tcPrChange w:id="210" w:author="Cleidiana Reis dos Santos" w:date="2022-06-13T22:34:00Z">
              <w:tcPr>
                <w:tcW w:w="850" w:type="dxa"/>
                <w:gridSpan w:val="3"/>
              </w:tcPr>
            </w:tcPrChange>
          </w:tcPr>
          <w:p w14:paraId="79C40166" w14:textId="46D82820" w:rsidR="00FF06D5" w:rsidRPr="00DE4033" w:rsidDel="00FF06D5" w:rsidRDefault="00FF06D5" w:rsidP="00B24308">
            <w:pPr>
              <w:jc w:val="center"/>
              <w:rPr>
                <w:del w:id="211" w:author="Cleidiana Reis dos Santos" w:date="2022-06-13T22:26:00Z"/>
              </w:rPr>
            </w:pPr>
          </w:p>
        </w:tc>
        <w:tc>
          <w:tcPr>
            <w:tcW w:w="3119" w:type="dxa"/>
            <w:tcPrChange w:id="212" w:author="Cleidiana Reis dos Santos" w:date="2022-06-13T22:34:00Z">
              <w:tcPr>
                <w:tcW w:w="3247" w:type="dxa"/>
                <w:gridSpan w:val="2"/>
              </w:tcPr>
            </w:tcPrChange>
          </w:tcPr>
          <w:p w14:paraId="6F76A3B5" w14:textId="6D883A59" w:rsidR="00FF06D5" w:rsidRPr="00DE4033" w:rsidDel="00FF06D5" w:rsidRDefault="00FF06D5" w:rsidP="00B24308">
            <w:pPr>
              <w:jc w:val="center"/>
              <w:rPr>
                <w:del w:id="213" w:author="Cleidiana Reis dos Santos" w:date="2022-06-13T22:26:00Z"/>
              </w:rPr>
            </w:pPr>
          </w:p>
        </w:tc>
        <w:tc>
          <w:tcPr>
            <w:tcW w:w="991" w:type="dxa"/>
            <w:tcPrChange w:id="214" w:author="Cleidiana Reis dos Santos" w:date="2022-06-13T22:34:00Z">
              <w:tcPr>
                <w:tcW w:w="863" w:type="dxa"/>
              </w:tcPr>
            </w:tcPrChange>
          </w:tcPr>
          <w:p w14:paraId="3573481F" w14:textId="1E3369A9" w:rsidR="00FF06D5" w:rsidRPr="00DE4033" w:rsidDel="00FF06D5" w:rsidRDefault="00FF06D5" w:rsidP="00B24308">
            <w:pPr>
              <w:jc w:val="center"/>
              <w:rPr>
                <w:del w:id="215" w:author="Cleidiana Reis dos Santos" w:date="2022-06-13T22:26:00Z"/>
              </w:rPr>
            </w:pPr>
          </w:p>
        </w:tc>
      </w:tr>
    </w:tbl>
    <w:p w14:paraId="7E9C65D3" w14:textId="77777777" w:rsidR="005105C5" w:rsidRPr="00247EDC" w:rsidRDefault="005105C5" w:rsidP="00247EDC">
      <w:pPr>
        <w:tabs>
          <w:tab w:val="left" w:pos="7672"/>
        </w:tabs>
        <w:jc w:val="both"/>
        <w:rPr>
          <w:sz w:val="24"/>
          <w:lang w:val="pt-BR"/>
        </w:rPr>
      </w:pPr>
    </w:p>
    <w:p w14:paraId="2B45BCB5" w14:textId="7014AC02" w:rsidR="005105C5" w:rsidRDefault="005105C5" w:rsidP="00247EDC">
      <w:pPr>
        <w:pStyle w:val="PargrafodaLista"/>
        <w:tabs>
          <w:tab w:val="left" w:pos="7672"/>
        </w:tabs>
        <w:jc w:val="both"/>
        <w:rPr>
          <w:sz w:val="24"/>
          <w:lang w:val="pt-BR"/>
        </w:rPr>
      </w:pPr>
    </w:p>
    <w:p w14:paraId="175589AE" w14:textId="746F7B26" w:rsidR="00372CA9" w:rsidRPr="00247EDC" w:rsidRDefault="004B6DDC" w:rsidP="00247EDC">
      <w:pPr>
        <w:tabs>
          <w:tab w:val="left" w:pos="7672"/>
        </w:tabs>
        <w:jc w:val="both"/>
        <w:rPr>
          <w:sz w:val="24"/>
          <w:lang w:val="pt-BR"/>
        </w:rPr>
      </w:pPr>
      <w:ins w:id="216" w:author="Cleidiana Reis dos Santos" w:date="2022-06-27T23:23:00Z">
        <w:r>
          <w:rPr>
            <w:sz w:val="24"/>
            <w:lang w:val="pt-BR"/>
          </w:rPr>
          <w:t>Resumindo:</w:t>
        </w:r>
      </w:ins>
    </w:p>
    <w:p w14:paraId="0192B84B" w14:textId="2CC00B3E" w:rsidR="004B6DDC" w:rsidRPr="004B6DDC" w:rsidRDefault="008515AF">
      <w:pPr>
        <w:pStyle w:val="PargrafodaLista"/>
        <w:numPr>
          <w:ilvl w:val="0"/>
          <w:numId w:val="9"/>
        </w:numPr>
        <w:tabs>
          <w:tab w:val="left" w:pos="7672"/>
        </w:tabs>
        <w:jc w:val="both"/>
        <w:rPr>
          <w:ins w:id="217" w:author="Cleidiana Reis dos Santos" w:date="2022-06-27T23:23:00Z"/>
          <w:sz w:val="24"/>
          <w:lang w:val="pt-BR"/>
          <w:rPrChange w:id="218" w:author="Cleidiana Reis dos Santos" w:date="2022-06-27T23:23:00Z">
            <w:rPr>
              <w:ins w:id="219" w:author="Cleidiana Reis dos Santos" w:date="2022-06-27T23:23:00Z"/>
              <w:lang w:val="pt-BR"/>
            </w:rPr>
          </w:rPrChange>
        </w:rPr>
        <w:pPrChange w:id="220" w:author="Cleidiana Reis dos Santos" w:date="2022-06-27T23:23:00Z">
          <w:pPr>
            <w:pStyle w:val="PargrafodaLista"/>
            <w:tabs>
              <w:tab w:val="left" w:pos="7672"/>
            </w:tabs>
            <w:ind w:left="0" w:firstLine="360"/>
            <w:jc w:val="both"/>
          </w:pPr>
        </w:pPrChange>
      </w:pPr>
      <w:ins w:id="221" w:author="Cleidiana Reis dos Santos" w:date="2022-06-13T22:19:00Z">
        <w:r>
          <w:rPr>
            <w:sz w:val="24"/>
            <w:lang w:val="pt-BR"/>
          </w:rPr>
          <w:t>Conte</w:t>
        </w:r>
      </w:ins>
      <w:ins w:id="222" w:author="Cleidiana Reis dos Santos" w:date="2022-06-13T22:20:00Z">
        <w:r>
          <w:rPr>
            <w:sz w:val="24"/>
            <w:lang w:val="pt-BR"/>
          </w:rPr>
          <w:t>ú</w:t>
        </w:r>
      </w:ins>
      <w:ins w:id="223" w:author="Cleidiana Reis dos Santos" w:date="2022-06-13T22:19:00Z">
        <w:r>
          <w:rPr>
            <w:sz w:val="24"/>
            <w:lang w:val="pt-BR"/>
          </w:rPr>
          <w:t>do abordado</w:t>
        </w:r>
      </w:ins>
      <w:ins w:id="224" w:author="Cleidiana Reis dos Santos" w:date="2022-06-13T22:36:00Z">
        <w:r w:rsidR="008508E0">
          <w:rPr>
            <w:sz w:val="24"/>
            <w:lang w:val="pt-BR"/>
          </w:rPr>
          <w:t xml:space="preserve"> FW</w:t>
        </w:r>
      </w:ins>
      <w:ins w:id="225" w:author="Cleidiana Reis dos Santos" w:date="2022-06-13T22:19:00Z">
        <w:r>
          <w:rPr>
            <w:sz w:val="24"/>
            <w:lang w:val="pt-BR"/>
          </w:rPr>
          <w:t xml:space="preserve">: </w:t>
        </w:r>
      </w:ins>
      <w:ins w:id="226" w:author="Cleidiana Reis dos Santos" w:date="2022-06-13T22:20:00Z">
        <w:r>
          <w:rPr>
            <w:sz w:val="24"/>
            <w:lang w:val="pt-BR"/>
          </w:rPr>
          <w:t>C</w:t>
        </w:r>
      </w:ins>
      <w:ins w:id="227" w:author="Cleidiana Reis dos Santos" w:date="2022-06-13T22:17:00Z">
        <w:r>
          <w:rPr>
            <w:sz w:val="24"/>
            <w:lang w:val="pt-BR"/>
          </w:rPr>
          <w:t>om</w:t>
        </w:r>
      </w:ins>
      <w:ins w:id="228" w:author="Cleidiana Reis dos Santos" w:date="2022-06-13T22:18:00Z">
        <w:r>
          <w:rPr>
            <w:sz w:val="24"/>
            <w:lang w:val="pt-BR"/>
          </w:rPr>
          <w:t>un</w:t>
        </w:r>
      </w:ins>
      <w:ins w:id="229" w:author="Cleidiana Reis dos Santos" w:date="2022-06-13T22:17:00Z">
        <w:r>
          <w:rPr>
            <w:sz w:val="24"/>
            <w:lang w:val="pt-BR"/>
          </w:rPr>
          <w:t>icação sem fio, alimentação por bateria, resp</w:t>
        </w:r>
      </w:ins>
      <w:ins w:id="230" w:author="Cleidiana Reis dos Santos" w:date="2022-06-13T22:18:00Z">
        <w:r>
          <w:rPr>
            <w:sz w:val="24"/>
            <w:lang w:val="pt-BR"/>
          </w:rPr>
          <w:t xml:space="preserve">osta em tempo real, </w:t>
        </w:r>
      </w:ins>
      <w:ins w:id="231" w:author="Cleidiana Reis dos Santos" w:date="2022-06-13T22:22:00Z">
        <w:r w:rsidR="00FF06D5">
          <w:rPr>
            <w:sz w:val="24"/>
            <w:lang w:val="pt-BR"/>
          </w:rPr>
          <w:t>conexão com rede</w:t>
        </w:r>
      </w:ins>
      <w:ins w:id="232" w:author="Cleidiana Reis dos Santos" w:date="2022-06-13T22:18:00Z">
        <w:r>
          <w:rPr>
            <w:sz w:val="24"/>
            <w:lang w:val="pt-BR"/>
          </w:rPr>
          <w:t>, freeRTOS, esp32, wifi</w:t>
        </w:r>
      </w:ins>
      <w:ins w:id="233" w:author="Cleidiana Reis dos Santos" w:date="2022-06-27T23:23:00Z">
        <w:r w:rsidR="004B6DDC">
          <w:rPr>
            <w:sz w:val="24"/>
            <w:lang w:val="pt-BR"/>
          </w:rPr>
          <w:t xml:space="preserve"> </w:t>
        </w:r>
      </w:ins>
      <w:ins w:id="234" w:author="Cleidiana Reis dos Santos" w:date="2022-06-13T22:18:00Z">
        <w:r>
          <w:rPr>
            <w:sz w:val="24"/>
            <w:lang w:val="pt-BR"/>
          </w:rPr>
          <w:t>e BLE</w:t>
        </w:r>
      </w:ins>
      <w:ins w:id="235" w:author="Cleidiana Reis dos Santos" w:date="2022-06-13T22:19:00Z">
        <w:r>
          <w:rPr>
            <w:sz w:val="24"/>
            <w:lang w:val="pt-BR"/>
          </w:rPr>
          <w:t>.</w:t>
        </w:r>
      </w:ins>
      <w:ins w:id="236" w:author="Cleidiana Reis dos Santos" w:date="2022-06-13T22:36:00Z">
        <w:r w:rsidR="008508E0">
          <w:rPr>
            <w:sz w:val="24"/>
            <w:lang w:val="pt-BR"/>
          </w:rPr>
          <w:t xml:space="preserve"> </w:t>
        </w:r>
      </w:ins>
    </w:p>
    <w:p w14:paraId="617FE34F" w14:textId="5AA7CD4B" w:rsidR="008515AF" w:rsidRDefault="008508E0">
      <w:pPr>
        <w:pStyle w:val="PargrafodaLista"/>
        <w:numPr>
          <w:ilvl w:val="0"/>
          <w:numId w:val="9"/>
        </w:numPr>
        <w:tabs>
          <w:tab w:val="left" w:pos="7672"/>
        </w:tabs>
        <w:jc w:val="both"/>
        <w:rPr>
          <w:ins w:id="237" w:author="Cleidiana Reis dos Santos" w:date="2022-06-13T22:17:00Z"/>
          <w:sz w:val="24"/>
          <w:lang w:val="pt-BR"/>
        </w:rPr>
        <w:pPrChange w:id="238" w:author="Cleidiana Reis dos Santos" w:date="2022-06-27T23:23:00Z">
          <w:pPr>
            <w:pStyle w:val="PargrafodaLista"/>
            <w:tabs>
              <w:tab w:val="left" w:pos="7672"/>
            </w:tabs>
            <w:ind w:left="0" w:firstLine="360"/>
            <w:jc w:val="both"/>
          </w:pPr>
        </w:pPrChange>
      </w:pPr>
      <w:ins w:id="239" w:author="Cleidiana Reis dos Santos" w:date="2022-06-13T22:36:00Z">
        <w:r>
          <w:rPr>
            <w:sz w:val="24"/>
            <w:lang w:val="pt-BR"/>
          </w:rPr>
          <w:t>Com</w:t>
        </w:r>
      </w:ins>
      <w:ins w:id="240" w:author="Cleidiana Reis dos Santos" w:date="2022-06-28T22:14:00Z">
        <w:r w:rsidR="00C3312D">
          <w:rPr>
            <w:sz w:val="24"/>
            <w:lang w:val="pt-BR"/>
          </w:rPr>
          <w:t>o</w:t>
        </w:r>
      </w:ins>
      <w:ins w:id="241" w:author="Cleidiana Reis dos Santos" w:date="2022-06-13T22:36:00Z">
        <w:r>
          <w:rPr>
            <w:sz w:val="24"/>
            <w:lang w:val="pt-BR"/>
          </w:rPr>
          <w:t xml:space="preserve"> componentes de HW: esp32, relé 3.3v, rele 5v, sensor de chuva, motor, sensor de temperatura, buzzer, microfone, bateria, sensor de corrente, sensor de humidade do solo e irrigador. </w:t>
        </w:r>
      </w:ins>
      <w:ins w:id="242" w:author="Cleidiana Reis dos Santos" w:date="2022-06-13T22:19:00Z">
        <w:r w:rsidR="008515AF">
          <w:rPr>
            <w:sz w:val="24"/>
            <w:lang w:val="pt-BR"/>
          </w:rPr>
          <w:t xml:space="preserve"> </w:t>
        </w:r>
      </w:ins>
    </w:p>
    <w:p w14:paraId="5A642AA9" w14:textId="0DC0B394" w:rsidR="00221BD7" w:rsidRPr="00372CA9" w:rsidRDefault="004257EA" w:rsidP="002C24D9">
      <w:pPr>
        <w:pStyle w:val="PargrafodaLista"/>
        <w:tabs>
          <w:tab w:val="left" w:pos="7672"/>
        </w:tabs>
        <w:ind w:left="0" w:firstLine="360"/>
        <w:jc w:val="both"/>
        <w:rPr>
          <w:sz w:val="24"/>
          <w:lang w:val="pt-BR"/>
        </w:rPr>
      </w:pPr>
      <w:r>
        <w:rPr>
          <w:sz w:val="24"/>
          <w:lang w:val="pt-BR"/>
        </w:rPr>
        <w:t>Durante o jogo</w:t>
      </w:r>
      <w:r w:rsidR="00FA5555">
        <w:rPr>
          <w:sz w:val="24"/>
          <w:lang w:val="pt-BR"/>
        </w:rPr>
        <w:t>,</w:t>
      </w:r>
      <w:r>
        <w:rPr>
          <w:sz w:val="24"/>
          <w:lang w:val="pt-BR"/>
        </w:rPr>
        <w:t xml:space="preserve"> Ronaldo</w:t>
      </w:r>
      <w:r w:rsidR="003C4D43">
        <w:rPr>
          <w:sz w:val="24"/>
          <w:lang w:val="pt-BR"/>
        </w:rPr>
        <w:t xml:space="preserve"> tem acesso </w:t>
      </w:r>
      <w:r w:rsidR="00D2778E">
        <w:rPr>
          <w:sz w:val="24"/>
          <w:lang w:val="pt-BR"/>
        </w:rPr>
        <w:t>à</w:t>
      </w:r>
      <w:r w:rsidR="003C4D43">
        <w:rPr>
          <w:sz w:val="24"/>
          <w:lang w:val="pt-BR"/>
        </w:rPr>
        <w:t xml:space="preserve"> documentação que ajudará a resolver problemas</w:t>
      </w:r>
      <w:ins w:id="243" w:author="Cleidiana Reis dos Santos" w:date="2022-06-27T23:24:00Z">
        <w:r w:rsidR="004B6DDC">
          <w:rPr>
            <w:sz w:val="24"/>
            <w:lang w:val="pt-BR"/>
          </w:rPr>
          <w:t xml:space="preserve">, </w:t>
        </w:r>
      </w:ins>
      <w:del w:id="244" w:author="Cleidiana Reis dos Santos" w:date="2022-06-27T23:24:00Z">
        <w:r w:rsidR="003C4D43" w:rsidDel="004B6DDC">
          <w:rPr>
            <w:sz w:val="24"/>
            <w:lang w:val="pt-BR"/>
          </w:rPr>
          <w:delText xml:space="preserve"> e ao mapa de cada local</w:delText>
        </w:r>
        <w:r w:rsidR="00FA5555" w:rsidDel="004B6DDC">
          <w:rPr>
            <w:sz w:val="24"/>
            <w:lang w:val="pt-BR"/>
          </w:rPr>
          <w:delText>.</w:delText>
        </w:r>
        <w:r w:rsidDel="004B6DDC">
          <w:rPr>
            <w:sz w:val="24"/>
            <w:lang w:val="pt-BR"/>
          </w:rPr>
          <w:delText xml:space="preserve"> </w:delText>
        </w:r>
        <w:r w:rsidR="00FA5555" w:rsidDel="004B6DDC">
          <w:rPr>
            <w:sz w:val="24"/>
            <w:lang w:val="pt-BR"/>
          </w:rPr>
          <w:delText xml:space="preserve">Ao </w:delText>
        </w:r>
        <w:r w:rsidDel="004B6DDC">
          <w:rPr>
            <w:sz w:val="24"/>
            <w:lang w:val="pt-BR"/>
          </w:rPr>
          <w:delText>final d</w:delText>
        </w:r>
        <w:r w:rsidR="009214D3" w:rsidDel="004B6DDC">
          <w:rPr>
            <w:sz w:val="24"/>
            <w:lang w:val="pt-BR"/>
          </w:rPr>
          <w:delText>e cada ambiente do</w:delText>
        </w:r>
        <w:r w:rsidDel="004B6DDC">
          <w:rPr>
            <w:sz w:val="24"/>
            <w:lang w:val="pt-BR"/>
          </w:rPr>
          <w:delText xml:space="preserve"> jogo</w:delText>
        </w:r>
        <w:r w:rsidR="00FA5555" w:rsidDel="004B6DDC">
          <w:rPr>
            <w:sz w:val="24"/>
            <w:lang w:val="pt-BR"/>
          </w:rPr>
          <w:delText>,</w:delText>
        </w:r>
        <w:r w:rsidDel="004B6DDC">
          <w:rPr>
            <w:sz w:val="24"/>
            <w:lang w:val="pt-BR"/>
          </w:rPr>
          <w:delText xml:space="preserve"> Ronaldo recebe um relatório de quanto tempo demorou em cada atividade. </w:delText>
        </w:r>
      </w:del>
      <w:r w:rsidR="002C2969">
        <w:rPr>
          <w:sz w:val="24"/>
          <w:lang w:val="pt-BR"/>
        </w:rPr>
        <w:t xml:space="preserve">Ronaldo </w:t>
      </w:r>
      <w:r w:rsidR="002C24D9">
        <w:rPr>
          <w:sz w:val="24"/>
          <w:lang w:val="pt-BR"/>
        </w:rPr>
        <w:t>vence</w:t>
      </w:r>
      <w:r w:rsidR="002C2969">
        <w:rPr>
          <w:sz w:val="24"/>
          <w:lang w:val="pt-BR"/>
        </w:rPr>
        <w:t xml:space="preserve"> o jogo quando conseguir resolver todos os </w:t>
      </w:r>
      <w:r w:rsidR="002C24D9">
        <w:rPr>
          <w:sz w:val="24"/>
          <w:lang w:val="pt-BR"/>
        </w:rPr>
        <w:t>problemas</w:t>
      </w:r>
      <w:r w:rsidR="002C2969">
        <w:rPr>
          <w:sz w:val="24"/>
          <w:lang w:val="pt-BR"/>
        </w:rPr>
        <w:t xml:space="preserve">. Quando acaba o tempo </w:t>
      </w:r>
      <w:r w:rsidR="002C24D9">
        <w:rPr>
          <w:sz w:val="24"/>
          <w:lang w:val="pt-BR"/>
        </w:rPr>
        <w:t xml:space="preserve">para resolver o problema </w:t>
      </w:r>
      <w:r w:rsidR="009214D3">
        <w:rPr>
          <w:sz w:val="24"/>
          <w:lang w:val="pt-BR"/>
        </w:rPr>
        <w:t>proposto</w:t>
      </w:r>
      <w:r w:rsidR="00BE73CD">
        <w:rPr>
          <w:sz w:val="24"/>
          <w:lang w:val="pt-BR"/>
        </w:rPr>
        <w:t>,</w:t>
      </w:r>
      <w:r w:rsidR="002C24D9">
        <w:rPr>
          <w:sz w:val="24"/>
          <w:lang w:val="pt-BR"/>
        </w:rPr>
        <w:t xml:space="preserve"> </w:t>
      </w:r>
      <w:r w:rsidR="002C2969">
        <w:rPr>
          <w:sz w:val="24"/>
          <w:lang w:val="pt-BR"/>
        </w:rPr>
        <w:t xml:space="preserve">Ronaldo </w:t>
      </w:r>
      <w:del w:id="245" w:author="Cleidiana Reis dos Santos" w:date="2022-06-27T23:24:00Z">
        <w:r w:rsidR="002C2969" w:rsidDel="004B6DDC">
          <w:rPr>
            <w:sz w:val="24"/>
            <w:lang w:val="pt-BR"/>
          </w:rPr>
          <w:delText xml:space="preserve">volta no seu </w:delText>
        </w:r>
        <w:r w:rsidR="002C24D9" w:rsidDel="004B6DDC">
          <w:rPr>
            <w:sz w:val="24"/>
            <w:lang w:val="pt-BR"/>
          </w:rPr>
          <w:delText>último</w:delText>
        </w:r>
        <w:r w:rsidR="002C2969" w:rsidDel="004B6DDC">
          <w:rPr>
            <w:sz w:val="24"/>
            <w:lang w:val="pt-BR"/>
          </w:rPr>
          <w:delText xml:space="preserve"> </w:delText>
        </w:r>
        <w:r w:rsidR="002C24D9" w:rsidRPr="001F035D" w:rsidDel="004B6DDC">
          <w:rPr>
            <w:i/>
            <w:iCs/>
            <w:sz w:val="24"/>
            <w:lang w:val="pt-BR"/>
          </w:rPr>
          <w:delText>checkpoint</w:delText>
        </w:r>
        <w:r w:rsidR="00AE322D" w:rsidDel="004B6DDC">
          <w:rPr>
            <w:sz w:val="24"/>
            <w:lang w:val="pt-BR"/>
          </w:rPr>
          <w:delText xml:space="preserve"> (</w:delText>
        </w:r>
        <w:r w:rsidR="00BE73CD" w:rsidDel="004B6DDC">
          <w:rPr>
            <w:sz w:val="24"/>
            <w:lang w:val="pt-BR"/>
          </w:rPr>
          <w:delText>ú</w:delText>
        </w:r>
        <w:r w:rsidR="00AE322D" w:rsidDel="004B6DDC">
          <w:rPr>
            <w:sz w:val="24"/>
            <w:lang w:val="pt-BR"/>
          </w:rPr>
          <w:delText>ltimo problema que foi concluído)</w:delText>
        </w:r>
        <w:r w:rsidR="00FA5555" w:rsidDel="004B6DDC">
          <w:rPr>
            <w:sz w:val="24"/>
            <w:lang w:val="pt-BR"/>
          </w:rPr>
          <w:delText>,</w:delText>
        </w:r>
        <w:r w:rsidR="002C24D9" w:rsidDel="004B6DDC">
          <w:rPr>
            <w:sz w:val="24"/>
            <w:lang w:val="pt-BR"/>
          </w:rPr>
          <w:delText xml:space="preserve"> </w:delText>
        </w:r>
      </w:del>
      <w:r w:rsidR="002C24D9">
        <w:rPr>
          <w:sz w:val="24"/>
          <w:lang w:val="pt-BR"/>
        </w:rPr>
        <w:t>perde</w:t>
      </w:r>
      <w:r w:rsidR="00FA5555">
        <w:rPr>
          <w:sz w:val="24"/>
          <w:lang w:val="pt-BR"/>
        </w:rPr>
        <w:t>ndo</w:t>
      </w:r>
      <w:r w:rsidR="002C24D9">
        <w:rPr>
          <w:sz w:val="24"/>
          <w:lang w:val="pt-BR"/>
        </w:rPr>
        <w:t xml:space="preserve"> a evolução</w:t>
      </w:r>
      <w:r w:rsidR="00AE322D">
        <w:rPr>
          <w:sz w:val="24"/>
          <w:lang w:val="pt-BR"/>
        </w:rPr>
        <w:t xml:space="preserve"> do problema atual</w:t>
      </w:r>
      <w:r w:rsidR="002C24D9">
        <w:rPr>
          <w:sz w:val="24"/>
          <w:lang w:val="pt-BR"/>
        </w:rPr>
        <w:t xml:space="preserve">. </w:t>
      </w:r>
      <w:r w:rsidR="002C2969">
        <w:rPr>
          <w:sz w:val="24"/>
          <w:lang w:val="pt-BR"/>
        </w:rPr>
        <w:t xml:space="preserve"> </w:t>
      </w:r>
    </w:p>
    <w:p w14:paraId="61EF1988" w14:textId="10E1EAF0" w:rsidR="005E6EDF" w:rsidRPr="00221BD7" w:rsidRDefault="005E6EDF" w:rsidP="00247EDC">
      <w:pPr>
        <w:pStyle w:val="PargrafodaLista"/>
        <w:tabs>
          <w:tab w:val="left" w:pos="7672"/>
        </w:tabs>
        <w:ind w:left="0" w:firstLine="360"/>
        <w:jc w:val="both"/>
        <w:rPr>
          <w:lang w:val="pt-BR"/>
        </w:rPr>
      </w:pPr>
    </w:p>
    <w:p w14:paraId="111F45AB" w14:textId="0F284D45" w:rsidR="003C5BC6" w:rsidRDefault="003C5BC6" w:rsidP="002C24D9">
      <w:pPr>
        <w:pStyle w:val="PargrafodaLista"/>
        <w:numPr>
          <w:ilvl w:val="0"/>
          <w:numId w:val="1"/>
        </w:numPr>
        <w:tabs>
          <w:tab w:val="left" w:pos="7672"/>
        </w:tabs>
        <w:jc w:val="both"/>
        <w:outlineLvl w:val="0"/>
        <w:rPr>
          <w:b/>
          <w:sz w:val="40"/>
          <w:lang w:val="pt-BR"/>
        </w:rPr>
      </w:pPr>
      <w:r>
        <w:rPr>
          <w:b/>
          <w:sz w:val="40"/>
          <w:lang w:val="pt-BR"/>
        </w:rPr>
        <w:t>Referências e diferenciais do jogo</w:t>
      </w:r>
    </w:p>
    <w:p w14:paraId="2DF39700" w14:textId="77777777" w:rsidR="00221BD7" w:rsidRPr="00AC53D9" w:rsidRDefault="00221BD7" w:rsidP="00221BD7">
      <w:pPr>
        <w:pStyle w:val="PargrafodaLista"/>
        <w:numPr>
          <w:ilvl w:val="1"/>
          <w:numId w:val="1"/>
        </w:numPr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W</w:t>
      </w:r>
      <w:r w:rsidRPr="00E35AE3">
        <w:rPr>
          <w:sz w:val="24"/>
          <w:szCs w:val="24"/>
          <w:lang w:val="pt-BR"/>
        </w:rPr>
        <w:t>elcome to the game</w:t>
      </w:r>
      <w:r>
        <w:rPr>
          <w:sz w:val="24"/>
          <w:szCs w:val="24"/>
          <w:lang w:val="pt-BR"/>
        </w:rPr>
        <w:t xml:space="preserve"> (pelo fato de ter computador no jogo); </w:t>
      </w:r>
    </w:p>
    <w:p w14:paraId="74F4AE9E" w14:textId="1AC86403" w:rsidR="00221BD7" w:rsidRDefault="00221BD7" w:rsidP="00221BD7">
      <w:pPr>
        <w:pStyle w:val="PargrafodaLista"/>
        <w:numPr>
          <w:ilvl w:val="1"/>
          <w:numId w:val="1"/>
        </w:numPr>
        <w:rPr>
          <w:sz w:val="24"/>
          <w:szCs w:val="24"/>
          <w:lang w:val="pt-BR"/>
        </w:rPr>
      </w:pPr>
      <w:r w:rsidRPr="00AC53D9">
        <w:rPr>
          <w:sz w:val="24"/>
          <w:szCs w:val="24"/>
          <w:lang w:val="pt-BR"/>
        </w:rPr>
        <w:t>Roubei e não consegui carregar (</w:t>
      </w:r>
      <w:del w:id="246" w:author="Cleidiana Reis dos Santos" w:date="2022-06-27T23:25:00Z">
        <w:r w:rsidRPr="00AC53D9" w:rsidDel="004B6DDC">
          <w:rPr>
            <w:sz w:val="24"/>
            <w:szCs w:val="24"/>
            <w:lang w:val="pt-BR"/>
          </w:rPr>
          <w:delText>game jam) (</w:delText>
        </w:r>
        <w:r w:rsidR="00E65609" w:rsidRPr="004B6DDC" w:rsidDel="004B6DDC">
          <w:fldChar w:fldCharType="begin"/>
        </w:r>
        <w:r w:rsidR="00E65609" w:rsidRPr="004B6DDC" w:rsidDel="004B6DDC">
          <w:delInstrText>HYPERLINK "https://www.youtube.com/watch?v=_n3Mtpa8YsM"</w:delInstrText>
        </w:r>
        <w:r w:rsidR="00E65609" w:rsidRPr="004B6DDC" w:rsidDel="004B6DDC">
          <w:fldChar w:fldCharType="separate"/>
        </w:r>
      </w:del>
      <w:r w:rsidR="00C3312D">
        <w:rPr>
          <w:b/>
          <w:bCs/>
          <w:lang w:val="pt-BR"/>
        </w:rPr>
        <w:t xml:space="preserve">Erro! </w:t>
      </w:r>
      <w:r w:rsidR="00C3312D">
        <w:rPr>
          <w:b/>
          <w:bCs/>
          <w:lang w:val="pt-BR"/>
        </w:rPr>
        <w:t>A referência de hiperlink não é válida.</w:t>
      </w:r>
      <w:del w:id="247" w:author="Cleidiana Reis dos Santos" w:date="2022-06-27T23:25:00Z">
        <w:r w:rsidR="00E65609" w:rsidRPr="004B6DDC" w:rsidDel="004B6DDC">
          <w:rPr>
            <w:rStyle w:val="Hyperlink"/>
            <w:sz w:val="24"/>
            <w:szCs w:val="24"/>
            <w:u w:val="none"/>
            <w:lang w:val="pt-BR"/>
            <w:rPrChange w:id="248" w:author="Cleidiana Reis dos Santos" w:date="2022-06-27T23:25:00Z">
              <w:rPr>
                <w:rStyle w:val="Hyperlink"/>
                <w:sz w:val="24"/>
                <w:szCs w:val="24"/>
                <w:lang w:val="pt-BR"/>
              </w:rPr>
            </w:rPrChange>
          </w:rPr>
          <w:fldChar w:fldCharType="end"/>
        </w:r>
      </w:del>
      <w:ins w:id="249" w:author="Cleidiana Reis dos Santos" w:date="2022-06-27T23:25:00Z">
        <w:r w:rsidR="004B6DDC" w:rsidRPr="004B6DDC">
          <w:rPr>
            <w:rPrChange w:id="250" w:author="Cleidiana Reis dos Santos" w:date="2022-06-27T23:25:00Z">
              <w:rPr>
                <w:rStyle w:val="Hyperlink"/>
                <w:sz w:val="24"/>
                <w:szCs w:val="24"/>
                <w:lang w:val="pt-BR"/>
              </w:rPr>
            </w:rPrChange>
          </w:rPr>
          <w:t>www.youtube.com/watch?v=_n3Mtpa8YsM</w:t>
        </w:r>
      </w:ins>
      <w:r w:rsidRPr="00AC53D9">
        <w:rPr>
          <w:sz w:val="24"/>
          <w:szCs w:val="24"/>
          <w:lang w:val="pt-BR"/>
        </w:rPr>
        <w:t>);</w:t>
      </w:r>
    </w:p>
    <w:p w14:paraId="593D7A8D" w14:textId="45FEA5EB" w:rsidR="00221BD7" w:rsidRPr="00AC53D9" w:rsidRDefault="00221BD7" w:rsidP="00221BD7">
      <w:pPr>
        <w:pStyle w:val="PargrafodaLista"/>
        <w:numPr>
          <w:ilvl w:val="1"/>
          <w:numId w:val="1"/>
        </w:numPr>
        <w:rPr>
          <w:sz w:val="24"/>
          <w:szCs w:val="24"/>
          <w:lang w:val="pt-BR"/>
        </w:rPr>
      </w:pPr>
      <w:r w:rsidRPr="00ED44D3">
        <w:rPr>
          <w:sz w:val="24"/>
          <w:szCs w:val="24"/>
          <w:lang w:val="pt-BR"/>
        </w:rPr>
        <w:t>Among Us</w:t>
      </w:r>
      <w:r>
        <w:rPr>
          <w:sz w:val="24"/>
          <w:szCs w:val="24"/>
          <w:lang w:val="pt-BR"/>
        </w:rPr>
        <w:t>.</w:t>
      </w:r>
    </w:p>
    <w:p w14:paraId="1829147B" w14:textId="77777777" w:rsidR="00221BD7" w:rsidRPr="00247EDC" w:rsidRDefault="00221BD7" w:rsidP="00247EDC">
      <w:pPr>
        <w:pStyle w:val="PargrafodaLista"/>
        <w:rPr>
          <w:b/>
          <w:sz w:val="40"/>
          <w:lang w:val="pt-BR"/>
        </w:rPr>
      </w:pPr>
    </w:p>
    <w:p w14:paraId="127923D9" w14:textId="78D4B037" w:rsidR="003C5BC6" w:rsidRPr="00247EDC" w:rsidRDefault="003C5BC6" w:rsidP="003C5BC6">
      <w:pPr>
        <w:pStyle w:val="PargrafodaLista"/>
        <w:numPr>
          <w:ilvl w:val="0"/>
          <w:numId w:val="1"/>
        </w:numPr>
        <w:tabs>
          <w:tab w:val="left" w:pos="7672"/>
        </w:tabs>
        <w:jc w:val="both"/>
        <w:outlineLvl w:val="0"/>
        <w:rPr>
          <w:b/>
          <w:sz w:val="40"/>
          <w:lang w:val="pt-BR"/>
        </w:rPr>
      </w:pPr>
      <w:r>
        <w:rPr>
          <w:b/>
          <w:sz w:val="40"/>
          <w:lang w:val="pt-BR"/>
        </w:rPr>
        <w:t>Personagens</w:t>
      </w:r>
    </w:p>
    <w:p w14:paraId="2CB36A79" w14:textId="77777777" w:rsidR="005E6EDF" w:rsidRDefault="005E6EDF" w:rsidP="002C24D9">
      <w:pPr>
        <w:pStyle w:val="PargrafodaLista"/>
        <w:tabs>
          <w:tab w:val="left" w:pos="7672"/>
        </w:tabs>
        <w:ind w:left="360"/>
        <w:jc w:val="both"/>
        <w:rPr>
          <w:sz w:val="28"/>
          <w:lang w:val="pt-BR"/>
        </w:rPr>
      </w:pPr>
    </w:p>
    <w:p w14:paraId="5BC0A370" w14:textId="7C6DBFF3" w:rsidR="002C24D9" w:rsidRDefault="008F6E51" w:rsidP="002C24D9">
      <w:pPr>
        <w:pStyle w:val="PargrafodaLista"/>
        <w:tabs>
          <w:tab w:val="left" w:pos="7672"/>
        </w:tabs>
        <w:ind w:left="0" w:firstLine="360"/>
        <w:jc w:val="both"/>
        <w:rPr>
          <w:sz w:val="24"/>
          <w:lang w:val="pt-BR"/>
        </w:rPr>
      </w:pPr>
      <w:r>
        <w:rPr>
          <w:sz w:val="24"/>
          <w:lang w:val="pt-BR"/>
        </w:rPr>
        <w:t xml:space="preserve">O personagem principal se chama Ronaldo, tem </w:t>
      </w:r>
      <w:del w:id="251" w:author="Cleidiana Reis dos Santos" w:date="2022-06-27T23:25:00Z">
        <w:r w:rsidR="00AB0ADD" w:rsidDel="004B6DDC">
          <w:rPr>
            <w:sz w:val="24"/>
            <w:lang w:val="pt-BR"/>
          </w:rPr>
          <w:delText xml:space="preserve">19 </w:delText>
        </w:r>
      </w:del>
      <w:ins w:id="252" w:author="Cleidiana Reis dos Santos" w:date="2022-06-27T23:25:00Z">
        <w:r w:rsidR="004B6DDC">
          <w:rPr>
            <w:sz w:val="24"/>
            <w:lang w:val="pt-BR"/>
          </w:rPr>
          <w:t xml:space="preserve">27 </w:t>
        </w:r>
      </w:ins>
      <w:r>
        <w:rPr>
          <w:sz w:val="24"/>
          <w:lang w:val="pt-BR"/>
        </w:rPr>
        <w:t xml:space="preserve">anos, cabelo e olhos </w:t>
      </w:r>
      <w:r w:rsidR="00AE322D">
        <w:rPr>
          <w:sz w:val="24"/>
          <w:lang w:val="pt-BR"/>
        </w:rPr>
        <w:t>castanhos</w:t>
      </w:r>
      <w:r>
        <w:rPr>
          <w:sz w:val="24"/>
          <w:lang w:val="pt-BR"/>
        </w:rPr>
        <w:t xml:space="preserve">. </w:t>
      </w:r>
      <w:del w:id="253" w:author="Cleidiana Reis dos Santos" w:date="2022-06-27T23:25:00Z">
        <w:r w:rsidDel="004B6DDC">
          <w:rPr>
            <w:sz w:val="24"/>
            <w:lang w:val="pt-BR"/>
          </w:rPr>
          <w:delText xml:space="preserve">Ele almeja coisas grandes para sua vida, como salvar seu planeta. </w:delText>
        </w:r>
      </w:del>
      <w:r w:rsidR="003C4D43">
        <w:rPr>
          <w:sz w:val="24"/>
          <w:lang w:val="pt-BR"/>
        </w:rPr>
        <w:t xml:space="preserve">A </w:t>
      </w:r>
      <w:r>
        <w:rPr>
          <w:sz w:val="24"/>
          <w:lang w:val="pt-BR"/>
        </w:rPr>
        <w:t xml:space="preserve">gravidade de seu planeta é muito parecida com a </w:t>
      </w:r>
      <w:r w:rsidR="00BE73CD">
        <w:rPr>
          <w:sz w:val="24"/>
          <w:lang w:val="pt-BR"/>
        </w:rPr>
        <w:t>T</w:t>
      </w:r>
      <w:r>
        <w:rPr>
          <w:sz w:val="24"/>
          <w:lang w:val="pt-BR"/>
        </w:rPr>
        <w:t>erra</w:t>
      </w:r>
      <w:r w:rsidR="009267E5">
        <w:rPr>
          <w:sz w:val="24"/>
          <w:lang w:val="pt-BR"/>
        </w:rPr>
        <w:t>.</w:t>
      </w:r>
      <w:r>
        <w:rPr>
          <w:sz w:val="24"/>
          <w:lang w:val="pt-BR"/>
        </w:rPr>
        <w:t xml:space="preserve"> </w:t>
      </w:r>
      <w:r w:rsidR="009267E5">
        <w:rPr>
          <w:sz w:val="24"/>
          <w:lang w:val="pt-BR"/>
        </w:rPr>
        <w:t>A</w:t>
      </w:r>
      <w:r w:rsidR="00E7131E">
        <w:rPr>
          <w:sz w:val="24"/>
          <w:lang w:val="pt-BR"/>
        </w:rPr>
        <w:t xml:space="preserve">pesar de </w:t>
      </w:r>
      <w:r>
        <w:rPr>
          <w:sz w:val="24"/>
          <w:lang w:val="pt-BR"/>
        </w:rPr>
        <w:t xml:space="preserve">seus movimentos </w:t>
      </w:r>
      <w:r w:rsidR="0076668F">
        <w:rPr>
          <w:sz w:val="24"/>
          <w:lang w:val="pt-BR"/>
        </w:rPr>
        <w:t>visto</w:t>
      </w:r>
      <w:r w:rsidR="00D26552">
        <w:rPr>
          <w:sz w:val="24"/>
          <w:lang w:val="pt-BR"/>
        </w:rPr>
        <w:t>s</w:t>
      </w:r>
      <w:r w:rsidR="0076668F">
        <w:rPr>
          <w:sz w:val="24"/>
          <w:lang w:val="pt-BR"/>
        </w:rPr>
        <w:t xml:space="preserve"> no jogo </w:t>
      </w:r>
      <w:r w:rsidR="00D26552">
        <w:rPr>
          <w:sz w:val="24"/>
          <w:lang w:val="pt-BR"/>
        </w:rPr>
        <w:t xml:space="preserve">serem </w:t>
      </w:r>
      <w:r w:rsidR="0076668F" w:rsidRPr="0076668F">
        <w:rPr>
          <w:sz w:val="24"/>
          <w:lang w:val="pt-BR"/>
        </w:rPr>
        <w:t>estilo</w:t>
      </w:r>
      <w:r w:rsidR="0076668F">
        <w:rPr>
          <w:sz w:val="24"/>
          <w:lang w:val="pt-BR"/>
        </w:rPr>
        <w:t xml:space="preserve"> </w:t>
      </w:r>
      <w:r w:rsidR="0076668F" w:rsidRPr="001F035D">
        <w:rPr>
          <w:i/>
          <w:iCs/>
          <w:sz w:val="24"/>
          <w:lang w:val="pt-BR"/>
        </w:rPr>
        <w:t>top down</w:t>
      </w:r>
      <w:r w:rsidR="0076668F">
        <w:rPr>
          <w:sz w:val="24"/>
          <w:lang w:val="pt-BR"/>
        </w:rPr>
        <w:t xml:space="preserve">, seus movimentos são </w:t>
      </w:r>
      <w:r>
        <w:rPr>
          <w:sz w:val="24"/>
          <w:lang w:val="pt-BR"/>
        </w:rPr>
        <w:t>iguais a</w:t>
      </w:r>
      <w:r w:rsidR="009267E5">
        <w:rPr>
          <w:sz w:val="24"/>
          <w:lang w:val="pt-BR"/>
        </w:rPr>
        <w:t>o</w:t>
      </w:r>
      <w:r>
        <w:rPr>
          <w:sz w:val="24"/>
          <w:lang w:val="pt-BR"/>
        </w:rPr>
        <w:t>s</w:t>
      </w:r>
      <w:r w:rsidR="009267E5">
        <w:rPr>
          <w:sz w:val="24"/>
          <w:lang w:val="pt-BR"/>
        </w:rPr>
        <w:t xml:space="preserve"> das</w:t>
      </w:r>
      <w:r>
        <w:rPr>
          <w:sz w:val="24"/>
          <w:lang w:val="pt-BR"/>
        </w:rPr>
        <w:t xml:space="preserve"> pessoas da </w:t>
      </w:r>
      <w:r w:rsidR="00BE73CD">
        <w:rPr>
          <w:sz w:val="24"/>
          <w:lang w:val="pt-BR"/>
        </w:rPr>
        <w:t>T</w:t>
      </w:r>
      <w:r>
        <w:rPr>
          <w:sz w:val="24"/>
          <w:lang w:val="pt-BR"/>
        </w:rPr>
        <w:t xml:space="preserve">erra (andar, correr, pular, escalar etc.).  </w:t>
      </w:r>
    </w:p>
    <w:p w14:paraId="18D67F6B" w14:textId="77777777" w:rsidR="003D60DA" w:rsidRDefault="003D60DA" w:rsidP="002C24D9">
      <w:pPr>
        <w:pStyle w:val="PargrafodaLista"/>
        <w:tabs>
          <w:tab w:val="left" w:pos="7672"/>
        </w:tabs>
        <w:ind w:left="0" w:firstLine="360"/>
        <w:jc w:val="both"/>
        <w:rPr>
          <w:sz w:val="24"/>
          <w:lang w:val="pt-BR"/>
        </w:rPr>
      </w:pPr>
    </w:p>
    <w:p w14:paraId="3BF949CA" w14:textId="74AD2DCB" w:rsidR="00984834" w:rsidRPr="002C24D9" w:rsidRDefault="008F6E51" w:rsidP="002C24D9">
      <w:pPr>
        <w:pStyle w:val="PargrafodaLista"/>
        <w:tabs>
          <w:tab w:val="left" w:pos="7672"/>
        </w:tabs>
        <w:ind w:left="0" w:firstLine="360"/>
        <w:jc w:val="both"/>
        <w:rPr>
          <w:sz w:val="24"/>
          <w:lang w:val="pt-BR"/>
        </w:rPr>
      </w:pPr>
      <w:r w:rsidRPr="002C24D9">
        <w:rPr>
          <w:sz w:val="24"/>
          <w:lang w:val="pt-BR"/>
        </w:rPr>
        <w:t xml:space="preserve">A tabela abaixo resume </w:t>
      </w:r>
      <w:r w:rsidR="00984834" w:rsidRPr="002C24D9">
        <w:rPr>
          <w:sz w:val="24"/>
          <w:lang w:val="pt-BR"/>
        </w:rPr>
        <w:t xml:space="preserve">as </w:t>
      </w:r>
      <w:r w:rsidR="003D60DA">
        <w:rPr>
          <w:sz w:val="24"/>
          <w:lang w:val="pt-BR"/>
        </w:rPr>
        <w:t>funcionalidades associadas a</w:t>
      </w:r>
      <w:r w:rsidR="00984834" w:rsidRPr="002C24D9">
        <w:rPr>
          <w:sz w:val="24"/>
          <w:lang w:val="pt-BR"/>
        </w:rPr>
        <w:t xml:space="preserve"> Ronaldo no jogo:</w:t>
      </w:r>
    </w:p>
    <w:p w14:paraId="762D3094" w14:textId="4E110298" w:rsidR="00984834" w:rsidRDefault="00984834" w:rsidP="002C24D9">
      <w:pPr>
        <w:pStyle w:val="PargrafodaLista"/>
        <w:tabs>
          <w:tab w:val="left" w:pos="7672"/>
        </w:tabs>
        <w:ind w:left="0" w:firstLine="360"/>
        <w:jc w:val="both"/>
        <w:rPr>
          <w:sz w:val="24"/>
          <w:lang w:val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  <w:tblPrChange w:id="254" w:author="Cleidiana Reis dos Santos" w:date="2022-06-27T23:26:00Z">
          <w:tblPr>
            <w:tblStyle w:val="Tabelacomgrade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2345"/>
        <w:gridCol w:w="2336"/>
        <w:gridCol w:w="2342"/>
        <w:gridCol w:w="2327"/>
        <w:tblGridChange w:id="255">
          <w:tblGrid>
            <w:gridCol w:w="2345"/>
            <w:gridCol w:w="2336"/>
            <w:gridCol w:w="2342"/>
            <w:gridCol w:w="2327"/>
          </w:tblGrid>
        </w:tblGridChange>
      </w:tblGrid>
      <w:tr w:rsidR="00C265F8" w14:paraId="3A012A14" w14:textId="77777777" w:rsidTr="004B6DDC">
        <w:tc>
          <w:tcPr>
            <w:tcW w:w="2345" w:type="dxa"/>
            <w:vAlign w:val="center"/>
            <w:tcPrChange w:id="256" w:author="Cleidiana Reis dos Santos" w:date="2022-06-27T23:26:00Z">
              <w:tcPr>
                <w:tcW w:w="2345" w:type="dxa"/>
              </w:tcPr>
            </w:tcPrChange>
          </w:tcPr>
          <w:p w14:paraId="6D4A250A" w14:textId="3BC305C2" w:rsidR="00C265F8" w:rsidRDefault="00C265F8">
            <w:pPr>
              <w:pStyle w:val="PargrafodaLista"/>
              <w:tabs>
                <w:tab w:val="left" w:pos="7672"/>
              </w:tabs>
              <w:ind w:left="0"/>
              <w:jc w:val="center"/>
              <w:rPr>
                <w:sz w:val="24"/>
              </w:rPr>
              <w:pPrChange w:id="257" w:author="Cleidiana Reis dos Santos" w:date="2022-06-27T23:26:00Z">
                <w:pPr>
                  <w:pStyle w:val="PargrafodaLista"/>
                  <w:tabs>
                    <w:tab w:val="left" w:pos="7672"/>
                  </w:tabs>
                  <w:ind w:left="0"/>
                  <w:jc w:val="both"/>
                </w:pPr>
              </w:pPrChange>
            </w:pPr>
            <w:r>
              <w:rPr>
                <w:sz w:val="24"/>
              </w:rPr>
              <w:t>Mapa</w:t>
            </w:r>
            <w:r w:rsidR="003D60DA">
              <w:rPr>
                <w:sz w:val="24"/>
              </w:rPr>
              <w:t xml:space="preserve"> </w:t>
            </w:r>
            <w:del w:id="258" w:author="Cleidiana Reis dos Santos" w:date="2022-06-13T21:06:00Z">
              <w:r w:rsidR="009214D3" w:rsidDel="00BD13B9">
                <w:rPr>
                  <w:sz w:val="24"/>
                </w:rPr>
                <w:delText xml:space="preserve">do local </w:delText>
              </w:r>
            </w:del>
            <w:r w:rsidR="00B41364">
              <w:rPr>
                <w:sz w:val="24"/>
              </w:rPr>
              <w:t xml:space="preserve">no manual </w:t>
            </w:r>
            <w:del w:id="259" w:author="Cleidiana Reis dos Santos" w:date="2022-06-13T21:06:00Z">
              <w:r w:rsidR="00B41364" w:rsidDel="00BD13B9">
                <w:rPr>
                  <w:sz w:val="24"/>
                </w:rPr>
                <w:delText>ou na própria tela</w:delText>
              </w:r>
            </w:del>
          </w:p>
        </w:tc>
        <w:tc>
          <w:tcPr>
            <w:tcW w:w="2336" w:type="dxa"/>
            <w:vAlign w:val="center"/>
            <w:tcPrChange w:id="260" w:author="Cleidiana Reis dos Santos" w:date="2022-06-27T23:26:00Z">
              <w:tcPr>
                <w:tcW w:w="2336" w:type="dxa"/>
              </w:tcPr>
            </w:tcPrChange>
          </w:tcPr>
          <w:p w14:paraId="507BF0FC" w14:textId="5A9A0245" w:rsidR="00C265F8" w:rsidRDefault="009214D3">
            <w:pPr>
              <w:pStyle w:val="PargrafodaLista"/>
              <w:tabs>
                <w:tab w:val="left" w:pos="7672"/>
              </w:tabs>
              <w:ind w:left="0"/>
              <w:jc w:val="center"/>
              <w:rPr>
                <w:sz w:val="24"/>
              </w:rPr>
              <w:pPrChange w:id="261" w:author="Cleidiana Reis dos Santos" w:date="2022-06-27T23:26:00Z">
                <w:pPr>
                  <w:pStyle w:val="PargrafodaLista"/>
                  <w:tabs>
                    <w:tab w:val="left" w:pos="7672"/>
                  </w:tabs>
                  <w:ind w:left="0"/>
                  <w:jc w:val="both"/>
                </w:pPr>
              </w:pPrChange>
            </w:pPr>
            <w:r>
              <w:rPr>
                <w:sz w:val="24"/>
              </w:rPr>
              <w:t>UI com os</w:t>
            </w:r>
            <w:r w:rsidR="00C265F8">
              <w:rPr>
                <w:sz w:val="24"/>
              </w:rPr>
              <w:t xml:space="preserve"> itens pegos no armário </w:t>
            </w:r>
            <w:r w:rsidR="00C265F8">
              <w:rPr>
                <w:sz w:val="24"/>
              </w:rPr>
              <w:lastRenderedPageBreak/>
              <w:t>para resolver os problemas</w:t>
            </w:r>
          </w:p>
        </w:tc>
        <w:tc>
          <w:tcPr>
            <w:tcW w:w="2342" w:type="dxa"/>
            <w:vAlign w:val="center"/>
            <w:tcPrChange w:id="262" w:author="Cleidiana Reis dos Santos" w:date="2022-06-27T23:26:00Z">
              <w:tcPr>
                <w:tcW w:w="2342" w:type="dxa"/>
              </w:tcPr>
            </w:tcPrChange>
          </w:tcPr>
          <w:p w14:paraId="3DD8D33B" w14:textId="61560188" w:rsidR="00C265F8" w:rsidRDefault="00C265F8">
            <w:pPr>
              <w:pStyle w:val="PargrafodaLista"/>
              <w:tabs>
                <w:tab w:val="left" w:pos="7672"/>
              </w:tabs>
              <w:ind w:left="0"/>
              <w:jc w:val="center"/>
              <w:rPr>
                <w:sz w:val="24"/>
              </w:rPr>
              <w:pPrChange w:id="263" w:author="Cleidiana Reis dos Santos" w:date="2022-06-27T23:26:00Z">
                <w:pPr>
                  <w:pStyle w:val="PargrafodaLista"/>
                  <w:tabs>
                    <w:tab w:val="left" w:pos="7672"/>
                  </w:tabs>
                  <w:ind w:left="0"/>
                  <w:jc w:val="both"/>
                </w:pPr>
              </w:pPrChange>
            </w:pPr>
            <w:r>
              <w:rPr>
                <w:sz w:val="24"/>
              </w:rPr>
              <w:lastRenderedPageBreak/>
              <w:t>Armário de componentes</w:t>
            </w:r>
            <w:r w:rsidR="003D60DA">
              <w:rPr>
                <w:sz w:val="24"/>
              </w:rPr>
              <w:t xml:space="preserve"> </w:t>
            </w:r>
            <w:r w:rsidR="009214D3">
              <w:rPr>
                <w:sz w:val="24"/>
              </w:rPr>
              <w:t>IoT</w:t>
            </w:r>
          </w:p>
        </w:tc>
        <w:tc>
          <w:tcPr>
            <w:tcW w:w="2327" w:type="dxa"/>
            <w:vAlign w:val="center"/>
            <w:tcPrChange w:id="264" w:author="Cleidiana Reis dos Santos" w:date="2022-06-27T23:26:00Z">
              <w:tcPr>
                <w:tcW w:w="2327" w:type="dxa"/>
              </w:tcPr>
            </w:tcPrChange>
          </w:tcPr>
          <w:p w14:paraId="422C568D" w14:textId="2C327A21" w:rsidR="00C265F8" w:rsidRDefault="009214D3">
            <w:pPr>
              <w:pStyle w:val="PargrafodaLista"/>
              <w:tabs>
                <w:tab w:val="left" w:pos="7672"/>
              </w:tabs>
              <w:ind w:left="0"/>
              <w:jc w:val="center"/>
              <w:rPr>
                <w:sz w:val="24"/>
              </w:rPr>
              <w:pPrChange w:id="265" w:author="Cleidiana Reis dos Santos" w:date="2022-06-27T23:26:00Z">
                <w:pPr>
                  <w:pStyle w:val="PargrafodaLista"/>
                  <w:tabs>
                    <w:tab w:val="left" w:pos="7672"/>
                  </w:tabs>
                  <w:ind w:left="0"/>
                  <w:jc w:val="both"/>
                </w:pPr>
              </w:pPrChange>
            </w:pPr>
            <w:r>
              <w:rPr>
                <w:sz w:val="24"/>
              </w:rPr>
              <w:t>Manual técnico do jogo</w:t>
            </w:r>
          </w:p>
        </w:tc>
      </w:tr>
      <w:tr w:rsidR="00C265F8" w:rsidRPr="00B32564" w14:paraId="0DBAA256" w14:textId="77777777" w:rsidTr="004B6DDC">
        <w:tc>
          <w:tcPr>
            <w:tcW w:w="2345" w:type="dxa"/>
            <w:vAlign w:val="center"/>
            <w:tcPrChange w:id="266" w:author="Cleidiana Reis dos Santos" w:date="2022-06-27T23:26:00Z">
              <w:tcPr>
                <w:tcW w:w="2345" w:type="dxa"/>
              </w:tcPr>
            </w:tcPrChange>
          </w:tcPr>
          <w:p w14:paraId="44BEE9C5" w14:textId="44F183F5" w:rsidR="00C265F8" w:rsidRDefault="00C265F8">
            <w:pPr>
              <w:pStyle w:val="PargrafodaLista"/>
              <w:tabs>
                <w:tab w:val="left" w:pos="7672"/>
              </w:tabs>
              <w:ind w:left="0"/>
              <w:jc w:val="center"/>
              <w:rPr>
                <w:sz w:val="24"/>
              </w:rPr>
              <w:pPrChange w:id="267" w:author="Cleidiana Reis dos Santos" w:date="2022-06-27T23:26:00Z">
                <w:pPr>
                  <w:pStyle w:val="PargrafodaLista"/>
                  <w:tabs>
                    <w:tab w:val="left" w:pos="7672"/>
                  </w:tabs>
                  <w:ind w:left="0"/>
                  <w:jc w:val="both"/>
                </w:pPr>
              </w:pPrChange>
            </w:pPr>
            <w:r>
              <w:rPr>
                <w:sz w:val="24"/>
              </w:rPr>
              <w:t>Achar o caminho no manual para resolver problema</w:t>
            </w:r>
          </w:p>
        </w:tc>
        <w:tc>
          <w:tcPr>
            <w:tcW w:w="2336" w:type="dxa"/>
            <w:vAlign w:val="center"/>
            <w:tcPrChange w:id="268" w:author="Cleidiana Reis dos Santos" w:date="2022-06-27T23:26:00Z">
              <w:tcPr>
                <w:tcW w:w="2336" w:type="dxa"/>
              </w:tcPr>
            </w:tcPrChange>
          </w:tcPr>
          <w:p w14:paraId="6B1AF305" w14:textId="0D6D2F87" w:rsidR="00C265F8" w:rsidRDefault="00D91AE5">
            <w:pPr>
              <w:pStyle w:val="PargrafodaLista"/>
              <w:tabs>
                <w:tab w:val="left" w:pos="7672"/>
              </w:tabs>
              <w:ind w:left="0"/>
              <w:jc w:val="center"/>
              <w:rPr>
                <w:sz w:val="24"/>
              </w:rPr>
              <w:pPrChange w:id="269" w:author="Cleidiana Reis dos Santos" w:date="2022-06-27T23:26:00Z">
                <w:pPr>
                  <w:pStyle w:val="PargrafodaLista"/>
                  <w:tabs>
                    <w:tab w:val="left" w:pos="7672"/>
                  </w:tabs>
                  <w:ind w:left="0"/>
                  <w:jc w:val="both"/>
                </w:pPr>
              </w:pPrChange>
            </w:pPr>
            <w:r>
              <w:rPr>
                <w:sz w:val="24"/>
              </w:rPr>
              <w:t>Tempo decrescente</w:t>
            </w:r>
          </w:p>
        </w:tc>
        <w:tc>
          <w:tcPr>
            <w:tcW w:w="2342" w:type="dxa"/>
            <w:vAlign w:val="center"/>
            <w:tcPrChange w:id="270" w:author="Cleidiana Reis dos Santos" w:date="2022-06-27T23:26:00Z">
              <w:tcPr>
                <w:tcW w:w="2342" w:type="dxa"/>
              </w:tcPr>
            </w:tcPrChange>
          </w:tcPr>
          <w:p w14:paraId="03E9F976" w14:textId="341FC392" w:rsidR="00C265F8" w:rsidRDefault="004B6DDC">
            <w:pPr>
              <w:pStyle w:val="PargrafodaLista"/>
              <w:tabs>
                <w:tab w:val="left" w:pos="7672"/>
              </w:tabs>
              <w:ind w:left="0"/>
              <w:jc w:val="center"/>
              <w:rPr>
                <w:sz w:val="24"/>
              </w:rPr>
              <w:pPrChange w:id="271" w:author="Cleidiana Reis dos Santos" w:date="2022-06-27T23:26:00Z">
                <w:pPr>
                  <w:pStyle w:val="PargrafodaLista"/>
                  <w:tabs>
                    <w:tab w:val="left" w:pos="7672"/>
                  </w:tabs>
                  <w:ind w:left="0"/>
                  <w:jc w:val="both"/>
                </w:pPr>
              </w:pPrChange>
            </w:pPr>
            <w:ins w:id="272" w:author="Cleidiana Reis dos Santos" w:date="2022-06-27T23:26:00Z">
              <w:r>
                <w:rPr>
                  <w:sz w:val="24"/>
                </w:rPr>
                <w:t>Opção de volta para o menu a qualquer momento com Esc</w:t>
              </w:r>
              <w:r w:rsidDel="009214D3">
                <w:rPr>
                  <w:sz w:val="24"/>
                </w:rPr>
                <w:t xml:space="preserve"> </w:t>
              </w:r>
            </w:ins>
            <w:del w:id="273" w:author="Cleidiana Reis dos Santos" w:date="2022-06-27T23:26:00Z">
              <w:r w:rsidR="00C265F8" w:rsidDel="004B6DDC">
                <w:rPr>
                  <w:sz w:val="24"/>
                </w:rPr>
                <w:delText>Check point</w:delText>
              </w:r>
              <w:r w:rsidR="00B41364" w:rsidDel="004B6DDC">
                <w:rPr>
                  <w:sz w:val="24"/>
                </w:rPr>
                <w:delText xml:space="preserve"> a cada problema</w:delText>
              </w:r>
            </w:del>
          </w:p>
        </w:tc>
        <w:tc>
          <w:tcPr>
            <w:tcW w:w="2327" w:type="dxa"/>
            <w:vAlign w:val="center"/>
            <w:tcPrChange w:id="274" w:author="Cleidiana Reis dos Santos" w:date="2022-06-27T23:26:00Z">
              <w:tcPr>
                <w:tcW w:w="2327" w:type="dxa"/>
              </w:tcPr>
            </w:tcPrChange>
          </w:tcPr>
          <w:p w14:paraId="4213D40C" w14:textId="2784070D" w:rsidR="00C265F8" w:rsidRDefault="009214D3">
            <w:pPr>
              <w:pStyle w:val="PargrafodaLista"/>
              <w:tabs>
                <w:tab w:val="left" w:pos="7672"/>
              </w:tabs>
              <w:ind w:left="0"/>
              <w:jc w:val="center"/>
              <w:rPr>
                <w:sz w:val="24"/>
              </w:rPr>
              <w:pPrChange w:id="275" w:author="Cleidiana Reis dos Santos" w:date="2022-06-27T23:26:00Z">
                <w:pPr>
                  <w:pStyle w:val="PargrafodaLista"/>
                  <w:tabs>
                    <w:tab w:val="left" w:pos="7672"/>
                  </w:tabs>
                  <w:ind w:left="0"/>
                  <w:jc w:val="both"/>
                </w:pPr>
              </w:pPrChange>
            </w:pPr>
            <w:del w:id="276" w:author="Cleidiana Reis dos Santos" w:date="2022-06-27T23:26:00Z">
              <w:r w:rsidDel="004B6DDC">
                <w:rPr>
                  <w:sz w:val="24"/>
                </w:rPr>
                <w:delText xml:space="preserve">Opção de volta para o menu a qualquer momento com </w:delText>
              </w:r>
              <w:r w:rsidR="009267E5" w:rsidDel="004B6DDC">
                <w:rPr>
                  <w:sz w:val="24"/>
                </w:rPr>
                <w:delText>E</w:delText>
              </w:r>
              <w:r w:rsidDel="004B6DDC">
                <w:rPr>
                  <w:sz w:val="24"/>
                </w:rPr>
                <w:delText>sc</w:delText>
              </w:r>
            </w:del>
          </w:p>
        </w:tc>
      </w:tr>
      <w:tr w:rsidR="00C265F8" w:rsidRPr="00B32564" w:rsidDel="004B6DDC" w14:paraId="17E1890C" w14:textId="482575A4" w:rsidTr="00C265F8">
        <w:trPr>
          <w:del w:id="277" w:author="Cleidiana Reis dos Santos" w:date="2022-06-27T23:26:00Z"/>
        </w:trPr>
        <w:tc>
          <w:tcPr>
            <w:tcW w:w="2345" w:type="dxa"/>
          </w:tcPr>
          <w:p w14:paraId="4BF265C7" w14:textId="1E7AB13C" w:rsidR="00C265F8" w:rsidDel="004B6DDC" w:rsidRDefault="009214D3" w:rsidP="00C265F8">
            <w:pPr>
              <w:pStyle w:val="PargrafodaLista"/>
              <w:tabs>
                <w:tab w:val="left" w:pos="7672"/>
              </w:tabs>
              <w:ind w:left="0"/>
              <w:jc w:val="both"/>
              <w:rPr>
                <w:del w:id="278" w:author="Cleidiana Reis dos Santos" w:date="2022-06-27T23:26:00Z"/>
                <w:sz w:val="24"/>
              </w:rPr>
            </w:pPr>
            <w:del w:id="279" w:author="Cleidiana Reis dos Santos" w:date="2022-06-27T23:26:00Z">
              <w:r w:rsidDel="004B6DDC">
                <w:rPr>
                  <w:sz w:val="24"/>
                </w:rPr>
                <w:delText xml:space="preserve">Log final no fim do jogo </w:delText>
              </w:r>
            </w:del>
          </w:p>
        </w:tc>
        <w:tc>
          <w:tcPr>
            <w:tcW w:w="2336" w:type="dxa"/>
          </w:tcPr>
          <w:p w14:paraId="2D376766" w14:textId="63EE0B15" w:rsidR="00C265F8" w:rsidDel="004B6DDC" w:rsidRDefault="00C265F8" w:rsidP="00C265F8">
            <w:pPr>
              <w:pStyle w:val="PargrafodaLista"/>
              <w:tabs>
                <w:tab w:val="left" w:pos="7672"/>
              </w:tabs>
              <w:ind w:left="0"/>
              <w:jc w:val="both"/>
              <w:rPr>
                <w:del w:id="280" w:author="Cleidiana Reis dos Santos" w:date="2022-06-27T23:26:00Z"/>
                <w:sz w:val="24"/>
              </w:rPr>
            </w:pPr>
          </w:p>
        </w:tc>
        <w:tc>
          <w:tcPr>
            <w:tcW w:w="2342" w:type="dxa"/>
          </w:tcPr>
          <w:p w14:paraId="4186814E" w14:textId="3E2C1EFD" w:rsidR="00C265F8" w:rsidDel="004B6DDC" w:rsidRDefault="00C265F8" w:rsidP="00C265F8">
            <w:pPr>
              <w:pStyle w:val="PargrafodaLista"/>
              <w:tabs>
                <w:tab w:val="left" w:pos="7672"/>
              </w:tabs>
              <w:ind w:left="0"/>
              <w:jc w:val="both"/>
              <w:rPr>
                <w:del w:id="281" w:author="Cleidiana Reis dos Santos" w:date="2022-06-27T23:26:00Z"/>
                <w:sz w:val="24"/>
              </w:rPr>
            </w:pPr>
          </w:p>
        </w:tc>
        <w:tc>
          <w:tcPr>
            <w:tcW w:w="2327" w:type="dxa"/>
          </w:tcPr>
          <w:p w14:paraId="601B7197" w14:textId="3DAD9B23" w:rsidR="00C265F8" w:rsidDel="004B6DDC" w:rsidRDefault="00C265F8" w:rsidP="00C265F8">
            <w:pPr>
              <w:pStyle w:val="PargrafodaLista"/>
              <w:tabs>
                <w:tab w:val="left" w:pos="7672"/>
              </w:tabs>
              <w:ind w:left="0"/>
              <w:jc w:val="both"/>
              <w:rPr>
                <w:del w:id="282" w:author="Cleidiana Reis dos Santos" w:date="2022-06-27T23:26:00Z"/>
                <w:sz w:val="24"/>
              </w:rPr>
            </w:pPr>
          </w:p>
        </w:tc>
      </w:tr>
    </w:tbl>
    <w:p w14:paraId="37B26247" w14:textId="77777777" w:rsidR="007050C6" w:rsidRDefault="007050C6" w:rsidP="002C24D9">
      <w:pPr>
        <w:jc w:val="both"/>
        <w:rPr>
          <w:sz w:val="28"/>
          <w:lang w:val="pt-BR"/>
        </w:rPr>
      </w:pPr>
    </w:p>
    <w:p w14:paraId="6F538012" w14:textId="71A45C2B" w:rsidR="001508FD" w:rsidRDefault="007050C6" w:rsidP="00BE73CD">
      <w:pPr>
        <w:pStyle w:val="PargrafodaLista"/>
        <w:tabs>
          <w:tab w:val="left" w:pos="7672"/>
        </w:tabs>
        <w:ind w:left="0" w:firstLine="360"/>
        <w:jc w:val="both"/>
        <w:rPr>
          <w:ins w:id="283" w:author="Cleidiana Reis dos Santos" w:date="2022-01-15T15:36:00Z"/>
          <w:sz w:val="24"/>
          <w:lang w:val="pt-BR"/>
        </w:rPr>
      </w:pPr>
      <w:r w:rsidRPr="00BE73CD">
        <w:rPr>
          <w:sz w:val="24"/>
          <w:lang w:val="pt-BR"/>
        </w:rPr>
        <w:t xml:space="preserve">Os objetos que vão ser UI são: </w:t>
      </w:r>
      <w:del w:id="284" w:author="Cleidiana Reis dos Santos" w:date="2022-06-13T21:06:00Z">
        <w:r w:rsidR="00B41364" w:rsidRPr="00BE73CD" w:rsidDel="00BD13B9">
          <w:rPr>
            <w:sz w:val="24"/>
            <w:lang w:val="pt-BR"/>
          </w:rPr>
          <w:delText>Mapa,</w:delText>
        </w:r>
        <w:r w:rsidRPr="00BE73CD" w:rsidDel="00BD13B9">
          <w:rPr>
            <w:sz w:val="24"/>
            <w:lang w:val="pt-BR"/>
          </w:rPr>
          <w:delText xml:space="preserve"> tempo</w:delText>
        </w:r>
      </w:del>
      <w:ins w:id="285" w:author="Cleidiana Reis dos Santos" w:date="2022-06-13T21:06:00Z">
        <w:r w:rsidR="00BD13B9">
          <w:rPr>
            <w:sz w:val="24"/>
            <w:lang w:val="pt-BR"/>
          </w:rPr>
          <w:t>Tempo</w:t>
        </w:r>
      </w:ins>
      <w:r w:rsidRPr="00BE73CD">
        <w:rPr>
          <w:sz w:val="24"/>
          <w:lang w:val="pt-BR"/>
        </w:rPr>
        <w:t xml:space="preserve"> decrescente</w:t>
      </w:r>
      <w:r w:rsidR="00B41364" w:rsidRPr="00BE73CD">
        <w:rPr>
          <w:sz w:val="24"/>
          <w:lang w:val="pt-BR"/>
        </w:rPr>
        <w:t xml:space="preserve">, </w:t>
      </w:r>
      <w:r w:rsidR="00BE73CD">
        <w:rPr>
          <w:sz w:val="24"/>
          <w:lang w:val="pt-BR"/>
        </w:rPr>
        <w:t>i</w:t>
      </w:r>
      <w:r w:rsidR="00B41364" w:rsidRPr="00BE73CD">
        <w:rPr>
          <w:sz w:val="24"/>
          <w:lang w:val="pt-BR"/>
        </w:rPr>
        <w:t>tem</w:t>
      </w:r>
      <w:r w:rsidRPr="00BE73CD">
        <w:rPr>
          <w:sz w:val="24"/>
          <w:lang w:val="pt-BR"/>
        </w:rPr>
        <w:t xml:space="preserve"> e manual</w:t>
      </w:r>
      <w:ins w:id="286" w:author="Cleidiana Reis dos Santos" w:date="2022-06-27T23:26:00Z">
        <w:r w:rsidR="004B6DDC">
          <w:rPr>
            <w:sz w:val="24"/>
            <w:lang w:val="pt-BR"/>
          </w:rPr>
          <w:t>.</w:t>
        </w:r>
      </w:ins>
      <w:ins w:id="287" w:author="Cleidiana Reis dos Santos" w:date="2022-06-13T21:08:00Z">
        <w:r w:rsidR="00BD13B9">
          <w:rPr>
            <w:sz w:val="24"/>
            <w:lang w:val="pt-BR"/>
          </w:rPr>
          <w:t xml:space="preserve"> </w:t>
        </w:r>
      </w:ins>
    </w:p>
    <w:p w14:paraId="0BCF0DEE" w14:textId="071C9A2E" w:rsidR="005E6EDF" w:rsidRDefault="007050C6" w:rsidP="00BE73CD">
      <w:pPr>
        <w:pStyle w:val="PargrafodaLista"/>
        <w:tabs>
          <w:tab w:val="left" w:pos="7672"/>
        </w:tabs>
        <w:ind w:left="0" w:firstLine="360"/>
        <w:jc w:val="both"/>
        <w:rPr>
          <w:sz w:val="28"/>
          <w:lang w:val="pt-BR"/>
        </w:rPr>
      </w:pPr>
      <w:del w:id="288" w:author="Cleidiana Reis dos Santos" w:date="2022-01-15T15:33:00Z">
        <w:r w:rsidRPr="00BE73CD" w:rsidDel="001508FD">
          <w:rPr>
            <w:sz w:val="24"/>
            <w:lang w:val="pt-BR"/>
          </w:rPr>
          <w:delText>.</w:delText>
        </w:r>
        <w:r w:rsidDel="001508FD">
          <w:rPr>
            <w:sz w:val="28"/>
            <w:lang w:val="pt-BR"/>
          </w:rPr>
          <w:delText xml:space="preserve"> </w:delText>
        </w:r>
      </w:del>
      <w:r w:rsidR="005E6EDF">
        <w:rPr>
          <w:sz w:val="28"/>
          <w:lang w:val="pt-BR"/>
        </w:rPr>
        <w:br w:type="page"/>
      </w:r>
    </w:p>
    <w:p w14:paraId="61C3A23A" w14:textId="77777777" w:rsidR="007050C6" w:rsidRDefault="007050C6" w:rsidP="002C24D9">
      <w:pPr>
        <w:jc w:val="both"/>
        <w:rPr>
          <w:sz w:val="28"/>
          <w:lang w:val="pt-BR"/>
        </w:rPr>
      </w:pPr>
    </w:p>
    <w:p w14:paraId="215610DF" w14:textId="77777777" w:rsidR="005E6EDF" w:rsidRDefault="005E6EDF" w:rsidP="002C24D9">
      <w:pPr>
        <w:pStyle w:val="PargrafodaLista"/>
        <w:numPr>
          <w:ilvl w:val="0"/>
          <w:numId w:val="1"/>
        </w:numPr>
        <w:tabs>
          <w:tab w:val="left" w:pos="7672"/>
        </w:tabs>
        <w:jc w:val="both"/>
        <w:outlineLvl w:val="0"/>
        <w:rPr>
          <w:b/>
          <w:sz w:val="40"/>
          <w:lang w:val="pt-BR"/>
        </w:rPr>
      </w:pPr>
      <w:bookmarkStart w:id="289" w:name="_Toc78575474"/>
      <w:r>
        <w:rPr>
          <w:b/>
          <w:sz w:val="40"/>
          <w:lang w:val="pt-BR"/>
        </w:rPr>
        <w:t>Controles</w:t>
      </w:r>
      <w:bookmarkEnd w:id="289"/>
    </w:p>
    <w:p w14:paraId="7DD1F155" w14:textId="77777777" w:rsidR="005E6EDF" w:rsidRDefault="005E6EDF" w:rsidP="002C24D9">
      <w:pPr>
        <w:pStyle w:val="PargrafodaLista"/>
        <w:tabs>
          <w:tab w:val="left" w:pos="7672"/>
        </w:tabs>
        <w:ind w:left="360"/>
        <w:jc w:val="both"/>
        <w:rPr>
          <w:sz w:val="28"/>
          <w:lang w:val="pt-BR"/>
        </w:rPr>
      </w:pPr>
    </w:p>
    <w:p w14:paraId="34023F45" w14:textId="2227D6E9" w:rsidR="001E523D" w:rsidRPr="002C24D9" w:rsidRDefault="001E523D" w:rsidP="002C24D9">
      <w:pPr>
        <w:pStyle w:val="PargrafodaLista"/>
        <w:tabs>
          <w:tab w:val="left" w:pos="7672"/>
        </w:tabs>
        <w:ind w:left="0" w:firstLine="360"/>
        <w:jc w:val="both"/>
        <w:rPr>
          <w:sz w:val="24"/>
          <w:lang w:val="pt-BR"/>
        </w:rPr>
      </w:pPr>
      <w:r>
        <w:rPr>
          <w:sz w:val="24"/>
          <w:lang w:val="pt-BR"/>
        </w:rPr>
        <w:t xml:space="preserve">Os comandos disponíveis no jogo são apresentados abaixo: </w:t>
      </w:r>
    </w:p>
    <w:p w14:paraId="6E1D8509" w14:textId="060FBCAC" w:rsidR="00DD4189" w:rsidRDefault="001432F6" w:rsidP="002C24D9">
      <w:pPr>
        <w:pStyle w:val="PargrafodaLista"/>
        <w:tabs>
          <w:tab w:val="left" w:pos="7672"/>
        </w:tabs>
        <w:ind w:left="0" w:firstLine="360"/>
        <w:jc w:val="center"/>
        <w:rPr>
          <w:sz w:val="24"/>
          <w:lang w:val="pt-BR"/>
        </w:rPr>
      </w:pPr>
      <w:r>
        <w:rPr>
          <w:noProof/>
        </w:rPr>
        <w:drawing>
          <wp:inline distT="0" distB="0" distL="0" distR="0" wp14:anchorId="1AD4F6EE" wp14:editId="6C1BEAE8">
            <wp:extent cx="5943600" cy="2659380"/>
            <wp:effectExtent l="0" t="0" r="0" b="762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499" b="4957"/>
                    <a:stretch/>
                  </pic:blipFill>
                  <pic:spPr bwMode="auto"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C5C5AA" w14:textId="77777777" w:rsidR="001432F6" w:rsidRDefault="001432F6" w:rsidP="002C24D9">
      <w:pPr>
        <w:pStyle w:val="PargrafodaLista"/>
        <w:tabs>
          <w:tab w:val="left" w:pos="7672"/>
        </w:tabs>
        <w:ind w:left="0" w:firstLine="360"/>
        <w:jc w:val="both"/>
        <w:rPr>
          <w:sz w:val="24"/>
          <w:lang w:val="pt-BR"/>
        </w:rPr>
      </w:pPr>
    </w:p>
    <w:p w14:paraId="11AF25A5" w14:textId="72F68756" w:rsidR="005E6EDF" w:rsidRDefault="00DD4189" w:rsidP="002C24D9">
      <w:pPr>
        <w:pStyle w:val="PargrafodaLista"/>
        <w:tabs>
          <w:tab w:val="left" w:pos="7672"/>
        </w:tabs>
        <w:ind w:left="0" w:firstLine="360"/>
        <w:jc w:val="center"/>
        <w:rPr>
          <w:sz w:val="28"/>
          <w:lang w:val="pt-BR"/>
        </w:rPr>
      </w:pPr>
      <w:r>
        <w:rPr>
          <w:noProof/>
        </w:rPr>
        <w:drawing>
          <wp:inline distT="0" distB="0" distL="0" distR="0" wp14:anchorId="64A76D82" wp14:editId="0620FBC8">
            <wp:extent cx="2773680" cy="1706880"/>
            <wp:effectExtent l="0" t="0" r="7620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03" t="27806" r="29231" b="21140"/>
                    <a:stretch/>
                  </pic:blipFill>
                  <pic:spPr bwMode="auto">
                    <a:xfrm>
                      <a:off x="0" y="0"/>
                      <a:ext cx="277368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EE2C2" w14:textId="77777777" w:rsidR="00CF2F50" w:rsidRPr="002C24D9" w:rsidRDefault="00CF2F50" w:rsidP="002C24D9">
      <w:pPr>
        <w:pStyle w:val="PargrafodaLista"/>
        <w:tabs>
          <w:tab w:val="left" w:pos="7672"/>
        </w:tabs>
        <w:ind w:left="0" w:firstLine="360"/>
        <w:jc w:val="center"/>
        <w:rPr>
          <w:sz w:val="24"/>
          <w:lang w:val="pt-BR"/>
        </w:rPr>
      </w:pPr>
    </w:p>
    <w:p w14:paraId="0743E311" w14:textId="0BB062BF" w:rsidR="005E6EDF" w:rsidRDefault="005E6EDF" w:rsidP="002C24D9">
      <w:pPr>
        <w:pStyle w:val="PargrafodaLista"/>
        <w:numPr>
          <w:ilvl w:val="0"/>
          <w:numId w:val="1"/>
        </w:numPr>
        <w:tabs>
          <w:tab w:val="left" w:pos="7672"/>
        </w:tabs>
        <w:jc w:val="both"/>
        <w:outlineLvl w:val="0"/>
        <w:rPr>
          <w:b/>
          <w:sz w:val="40"/>
          <w:lang w:val="pt-BR"/>
        </w:rPr>
      </w:pPr>
      <w:bookmarkStart w:id="290" w:name="_Toc78575475"/>
      <w:r>
        <w:rPr>
          <w:b/>
          <w:sz w:val="40"/>
          <w:lang w:val="pt-BR"/>
        </w:rPr>
        <w:t>Câmera</w:t>
      </w:r>
      <w:bookmarkEnd w:id="290"/>
    </w:p>
    <w:p w14:paraId="526AB886" w14:textId="31C1A173" w:rsidR="005E6EDF" w:rsidRDefault="005E6EDF" w:rsidP="002C24D9">
      <w:pPr>
        <w:pStyle w:val="PargrafodaLista"/>
        <w:tabs>
          <w:tab w:val="left" w:pos="7672"/>
        </w:tabs>
        <w:ind w:left="360"/>
        <w:jc w:val="both"/>
        <w:rPr>
          <w:sz w:val="28"/>
          <w:lang w:val="pt-BR"/>
        </w:rPr>
      </w:pPr>
    </w:p>
    <w:p w14:paraId="6335D31B" w14:textId="6E19A68C" w:rsidR="005E6EDF" w:rsidRDefault="005E6EDF" w:rsidP="002C24D9">
      <w:pPr>
        <w:pStyle w:val="PargrafodaLista"/>
        <w:tabs>
          <w:tab w:val="left" w:pos="7672"/>
        </w:tabs>
        <w:ind w:left="0" w:firstLine="360"/>
        <w:jc w:val="both"/>
        <w:rPr>
          <w:sz w:val="24"/>
          <w:lang w:val="pt-BR"/>
        </w:rPr>
      </w:pPr>
    </w:p>
    <w:p w14:paraId="4F05A643" w14:textId="783580B0" w:rsidR="005E6EDF" w:rsidRDefault="001E523D" w:rsidP="007979DA">
      <w:pPr>
        <w:pStyle w:val="PargrafodaLista"/>
        <w:tabs>
          <w:tab w:val="left" w:pos="7672"/>
        </w:tabs>
        <w:ind w:left="0" w:firstLine="360"/>
        <w:jc w:val="both"/>
        <w:rPr>
          <w:sz w:val="24"/>
          <w:lang w:val="pt-BR"/>
        </w:rPr>
      </w:pPr>
      <w:r>
        <w:rPr>
          <w:sz w:val="24"/>
          <w:lang w:val="pt-BR"/>
        </w:rPr>
        <w:t>A câmera do jogo é do ti</w:t>
      </w:r>
      <w:r w:rsidR="00415379">
        <w:rPr>
          <w:sz w:val="24"/>
          <w:lang w:val="pt-BR"/>
        </w:rPr>
        <w:t>p</w:t>
      </w:r>
      <w:r>
        <w:rPr>
          <w:sz w:val="24"/>
          <w:lang w:val="pt-BR"/>
        </w:rPr>
        <w:t xml:space="preserve">o rolagem, seguindo o jogador pelo cenário. </w:t>
      </w:r>
      <w:r w:rsidR="00415379" w:rsidRPr="007979DA">
        <w:rPr>
          <w:sz w:val="24"/>
          <w:lang w:val="pt-BR"/>
        </w:rPr>
        <w:t xml:space="preserve">A visão é sempre </w:t>
      </w:r>
      <w:r w:rsidR="009267E5">
        <w:rPr>
          <w:sz w:val="24"/>
          <w:lang w:val="pt-BR"/>
        </w:rPr>
        <w:t>superior</w:t>
      </w:r>
      <w:r w:rsidR="00415379" w:rsidRPr="007979DA">
        <w:rPr>
          <w:sz w:val="24"/>
          <w:lang w:val="pt-BR"/>
        </w:rPr>
        <w:t xml:space="preserve">. </w:t>
      </w:r>
    </w:p>
    <w:p w14:paraId="21030983" w14:textId="550E061D" w:rsidR="00CF2F50" w:rsidRDefault="00CF2F50" w:rsidP="007979DA">
      <w:pPr>
        <w:pStyle w:val="PargrafodaLista"/>
        <w:tabs>
          <w:tab w:val="left" w:pos="7672"/>
        </w:tabs>
        <w:ind w:left="0" w:firstLine="360"/>
        <w:jc w:val="both"/>
        <w:rPr>
          <w:sz w:val="24"/>
          <w:lang w:val="pt-BR"/>
        </w:rPr>
      </w:pPr>
    </w:p>
    <w:p w14:paraId="160D72F6" w14:textId="77777777" w:rsidR="00CF2F50" w:rsidRDefault="00CF2F50" w:rsidP="007979DA">
      <w:pPr>
        <w:pStyle w:val="PargrafodaLista"/>
        <w:tabs>
          <w:tab w:val="left" w:pos="7672"/>
        </w:tabs>
        <w:ind w:left="0" w:firstLine="360"/>
        <w:jc w:val="both"/>
        <w:rPr>
          <w:sz w:val="24"/>
          <w:lang w:val="pt-BR"/>
        </w:rPr>
      </w:pPr>
    </w:p>
    <w:p w14:paraId="669255F9" w14:textId="7C5324CA" w:rsidR="003C0488" w:rsidRPr="007979DA" w:rsidRDefault="003C0488" w:rsidP="007979DA">
      <w:pPr>
        <w:pStyle w:val="PargrafodaLista"/>
        <w:tabs>
          <w:tab w:val="left" w:pos="7672"/>
        </w:tabs>
        <w:ind w:left="0" w:firstLine="360"/>
        <w:jc w:val="both"/>
        <w:rPr>
          <w:sz w:val="24"/>
          <w:lang w:val="pt-BR"/>
        </w:rPr>
      </w:pPr>
    </w:p>
    <w:p w14:paraId="585A5100" w14:textId="5EE7A7C8" w:rsidR="002D2329" w:rsidRDefault="005E6EDF" w:rsidP="002D2329">
      <w:pPr>
        <w:pStyle w:val="PargrafodaLista"/>
        <w:numPr>
          <w:ilvl w:val="0"/>
          <w:numId w:val="1"/>
        </w:numPr>
        <w:tabs>
          <w:tab w:val="left" w:pos="7672"/>
        </w:tabs>
        <w:jc w:val="both"/>
        <w:outlineLvl w:val="0"/>
        <w:rPr>
          <w:b/>
          <w:sz w:val="40"/>
          <w:lang w:val="pt-BR"/>
        </w:rPr>
      </w:pPr>
      <w:bookmarkStart w:id="291" w:name="_Toc78575476"/>
      <w:r>
        <w:rPr>
          <w:b/>
          <w:sz w:val="40"/>
          <w:lang w:val="pt-BR"/>
        </w:rPr>
        <w:lastRenderedPageBreak/>
        <w:t>Universo do Jogo</w:t>
      </w:r>
      <w:bookmarkEnd w:id="291"/>
    </w:p>
    <w:p w14:paraId="781C99D1" w14:textId="6814DFC9" w:rsidR="00F507E2" w:rsidRPr="005E12ED" w:rsidRDefault="00E65609" w:rsidP="005E12ED">
      <w:pPr>
        <w:pStyle w:val="PargrafodaLista"/>
        <w:tabs>
          <w:tab w:val="left" w:pos="7672"/>
        </w:tabs>
        <w:ind w:left="0" w:firstLine="360"/>
        <w:jc w:val="both"/>
        <w:rPr>
          <w:sz w:val="24"/>
          <w:lang w:val="pt-BR"/>
          <w:rPrChange w:id="292" w:author="Cleidiana Reis dos Santos" w:date="2022-06-28T21:45:00Z">
            <w:rPr>
              <w:b/>
              <w:sz w:val="40"/>
              <w:lang w:val="pt-BR"/>
            </w:rPr>
          </w:rPrChange>
        </w:rPr>
        <w:pPrChange w:id="293" w:author="Cleidiana Reis dos Santos" w:date="2022-06-28T21:45:00Z">
          <w:pPr>
            <w:pStyle w:val="PargrafodaLista"/>
            <w:tabs>
              <w:tab w:val="left" w:pos="7672"/>
            </w:tabs>
            <w:ind w:left="360"/>
            <w:jc w:val="both"/>
            <w:outlineLvl w:val="0"/>
          </w:pPr>
        </w:pPrChange>
      </w:pPr>
      <w:del w:id="294" w:author="Cleidiana Reis dos Santos" w:date="2022-06-27T23:27:00Z">
        <w:r w:rsidRPr="005E12ED" w:rsidDel="004B6DDC">
          <w:rPr>
            <w:sz w:val="24"/>
            <w:lang w:val="pt-BR"/>
            <w:rPrChange w:id="295" w:author="Cleidiana Reis dos Santos" w:date="2022-06-28T21:45:00Z">
              <w:rPr/>
            </w:rPrChange>
          </w:rPr>
          <w:fldChar w:fldCharType="begin"/>
        </w:r>
        <w:r w:rsidRPr="005E12ED" w:rsidDel="004B6DDC">
          <w:rPr>
            <w:sz w:val="24"/>
            <w:lang w:val="pt-BR"/>
            <w:rPrChange w:id="296" w:author="Cleidiana Reis dos Santos" w:date="2022-06-28T21:45:00Z">
              <w:rPr/>
            </w:rPrChange>
          </w:rPr>
          <w:delInstrText>HYPERLINK "https://limezu.itch.io/moderninteriors"</w:delInstrText>
        </w:r>
        <w:r w:rsidRPr="005E12ED" w:rsidDel="004B6DDC">
          <w:rPr>
            <w:sz w:val="24"/>
            <w:lang w:val="pt-BR"/>
            <w:rPrChange w:id="297" w:author="Cleidiana Reis dos Santos" w:date="2022-06-28T21:45:00Z">
              <w:rPr/>
            </w:rPrChange>
          </w:rPr>
          <w:fldChar w:fldCharType="separate"/>
        </w:r>
      </w:del>
      <w:r w:rsidR="00C3312D" w:rsidRPr="005E12ED">
        <w:rPr>
          <w:sz w:val="24"/>
          <w:lang w:val="pt-BR"/>
          <w:rPrChange w:id="298" w:author="Cleidiana Reis dos Santos" w:date="2022-06-28T21:45:00Z">
            <w:rPr>
              <w:b/>
              <w:bCs/>
              <w:lang w:val="pt-BR"/>
            </w:rPr>
          </w:rPrChange>
        </w:rPr>
        <w:t>Erro! A referência de hiperlink não é válida.</w:t>
      </w:r>
      <w:del w:id="299" w:author="Cleidiana Reis dos Santos" w:date="2022-06-27T23:27:00Z">
        <w:r w:rsidRPr="005E12ED" w:rsidDel="004B6DDC">
          <w:rPr>
            <w:sz w:val="24"/>
            <w:rPrChange w:id="300" w:author="Cleidiana Reis dos Santos" w:date="2022-06-28T21:45:00Z">
              <w:rPr>
                <w:rStyle w:val="Hyperlink"/>
                <w:b/>
                <w:sz w:val="40"/>
                <w:lang w:val="pt-BR"/>
              </w:rPr>
            </w:rPrChange>
          </w:rPr>
          <w:fldChar w:fldCharType="end"/>
        </w:r>
      </w:del>
      <w:ins w:id="301" w:author="Cleidiana Reis dos Santos" w:date="2022-06-27T23:27:00Z">
        <w:r w:rsidR="004B6DDC" w:rsidRPr="005E12ED">
          <w:rPr>
            <w:sz w:val="24"/>
            <w:lang w:val="pt-BR"/>
            <w:rPrChange w:id="302" w:author="Cleidiana Reis dos Santos" w:date="2022-06-28T21:45:00Z">
              <w:rPr>
                <w:rStyle w:val="Hyperlink"/>
                <w:b/>
                <w:sz w:val="40"/>
                <w:lang w:val="pt-BR"/>
              </w:rPr>
            </w:rPrChange>
          </w:rPr>
          <w:t>https://limezu.itch.io/moderninteriors</w:t>
        </w:r>
      </w:ins>
    </w:p>
    <w:p w14:paraId="24C129EA" w14:textId="269B7B73" w:rsidR="00454590" w:rsidDel="005E12ED" w:rsidRDefault="00E65609" w:rsidP="005E12ED">
      <w:pPr>
        <w:pStyle w:val="PargrafodaLista"/>
        <w:tabs>
          <w:tab w:val="left" w:pos="7672"/>
        </w:tabs>
        <w:ind w:left="0" w:firstLine="360"/>
        <w:jc w:val="both"/>
        <w:rPr>
          <w:del w:id="303" w:author="Cleidiana Reis dos Santos" w:date="2021-11-25T21:46:00Z"/>
          <w:sz w:val="24"/>
          <w:lang w:val="pt-BR"/>
        </w:rPr>
      </w:pPr>
      <w:del w:id="304" w:author="Cleidiana Reis dos Santos" w:date="2022-06-27T23:27:00Z">
        <w:r w:rsidRPr="005E12ED" w:rsidDel="004B6DDC">
          <w:rPr>
            <w:sz w:val="24"/>
            <w:lang w:val="pt-BR"/>
            <w:rPrChange w:id="305" w:author="Cleidiana Reis dos Santos" w:date="2022-06-28T21:45:00Z">
              <w:rPr/>
            </w:rPrChange>
          </w:rPr>
          <w:fldChar w:fldCharType="begin"/>
        </w:r>
        <w:r w:rsidRPr="005E12ED" w:rsidDel="004B6DDC">
          <w:rPr>
            <w:sz w:val="24"/>
            <w:lang w:val="pt-BR"/>
            <w:rPrChange w:id="306" w:author="Cleidiana Reis dos Santos" w:date="2022-06-28T21:45:00Z">
              <w:rPr/>
            </w:rPrChange>
          </w:rPr>
          <w:delInstrText>HYPERLINK "https://emily2.itch.io/modern-city"</w:delInstrText>
        </w:r>
        <w:r w:rsidRPr="005E12ED" w:rsidDel="004B6DDC">
          <w:rPr>
            <w:sz w:val="24"/>
            <w:lang w:val="pt-BR"/>
            <w:rPrChange w:id="307" w:author="Cleidiana Reis dos Santos" w:date="2022-06-28T21:45:00Z">
              <w:rPr/>
            </w:rPrChange>
          </w:rPr>
          <w:fldChar w:fldCharType="separate"/>
        </w:r>
      </w:del>
      <w:r w:rsidR="00C3312D" w:rsidRPr="005E12ED">
        <w:rPr>
          <w:sz w:val="24"/>
          <w:lang w:val="pt-BR"/>
          <w:rPrChange w:id="308" w:author="Cleidiana Reis dos Santos" w:date="2022-06-28T21:45:00Z">
            <w:rPr>
              <w:b/>
              <w:bCs/>
              <w:lang w:val="pt-BR"/>
            </w:rPr>
          </w:rPrChange>
        </w:rPr>
        <w:t>Erro! A referência de hiperlink não é válida.</w:t>
      </w:r>
      <w:del w:id="309" w:author="Cleidiana Reis dos Santos" w:date="2022-06-27T23:27:00Z">
        <w:r w:rsidRPr="005E12ED" w:rsidDel="004B6DDC">
          <w:rPr>
            <w:sz w:val="24"/>
            <w:rPrChange w:id="310" w:author="Cleidiana Reis dos Santos" w:date="2022-06-28T21:45:00Z">
              <w:rPr>
                <w:rStyle w:val="Hyperlink"/>
                <w:b/>
                <w:sz w:val="40"/>
                <w:lang w:val="pt-BR"/>
              </w:rPr>
            </w:rPrChange>
          </w:rPr>
          <w:fldChar w:fldCharType="end"/>
        </w:r>
      </w:del>
      <w:ins w:id="311" w:author="Cleidiana Reis dos Santos" w:date="2022-06-27T23:27:00Z">
        <w:r w:rsidR="004B6DDC" w:rsidRPr="005E12ED">
          <w:rPr>
            <w:sz w:val="24"/>
            <w:lang w:val="pt-BR"/>
            <w:rPrChange w:id="312" w:author="Cleidiana Reis dos Santos" w:date="2022-06-28T21:45:00Z">
              <w:rPr>
                <w:rStyle w:val="Hyperlink"/>
                <w:b/>
                <w:sz w:val="40"/>
                <w:lang w:val="pt-BR"/>
              </w:rPr>
            </w:rPrChange>
          </w:rPr>
          <w:t>https://emily2.itch.io/modern-city</w:t>
        </w:r>
      </w:ins>
      <w:ins w:id="313" w:author="Cleidiana Reis dos Santos" w:date="2021-11-25T21:46:00Z">
        <w:r w:rsidR="00442362" w:rsidRPr="005E12ED" w:rsidDel="00442362">
          <w:rPr>
            <w:sz w:val="24"/>
            <w:lang w:val="pt-BR"/>
            <w:rPrChange w:id="314" w:author="Cleidiana Reis dos Santos" w:date="2022-06-28T21:45:00Z">
              <w:rPr>
                <w:b/>
                <w:sz w:val="40"/>
                <w:lang w:val="pt-BR"/>
              </w:rPr>
            </w:rPrChange>
          </w:rPr>
          <w:t xml:space="preserve"> </w:t>
        </w:r>
      </w:ins>
    </w:p>
    <w:p w14:paraId="35DBAA2B" w14:textId="77777777" w:rsidR="005E12ED" w:rsidRPr="005E12ED" w:rsidRDefault="005E12ED" w:rsidP="005E12ED">
      <w:pPr>
        <w:pStyle w:val="PargrafodaLista"/>
        <w:tabs>
          <w:tab w:val="left" w:pos="7672"/>
        </w:tabs>
        <w:ind w:left="0" w:firstLine="360"/>
        <w:jc w:val="both"/>
        <w:rPr>
          <w:ins w:id="315" w:author="Cleidiana Reis dos Santos" w:date="2022-06-28T21:45:00Z"/>
          <w:sz w:val="24"/>
          <w:lang w:val="pt-BR"/>
          <w:rPrChange w:id="316" w:author="Cleidiana Reis dos Santos" w:date="2022-06-28T21:45:00Z">
            <w:rPr>
              <w:ins w:id="317" w:author="Cleidiana Reis dos Santos" w:date="2022-06-28T21:45:00Z"/>
              <w:b/>
              <w:sz w:val="40"/>
              <w:lang w:val="pt-BR"/>
            </w:rPr>
          </w:rPrChange>
        </w:rPr>
        <w:pPrChange w:id="318" w:author="Cleidiana Reis dos Santos" w:date="2022-06-28T21:45:00Z">
          <w:pPr>
            <w:pStyle w:val="PargrafodaLista"/>
            <w:tabs>
              <w:tab w:val="left" w:pos="7672"/>
            </w:tabs>
            <w:ind w:left="360"/>
            <w:jc w:val="both"/>
            <w:outlineLvl w:val="0"/>
          </w:pPr>
        </w:pPrChange>
      </w:pPr>
    </w:p>
    <w:p w14:paraId="4FD8310B" w14:textId="4151BAAE" w:rsidR="00F72CDF" w:rsidRPr="005E12ED" w:rsidRDefault="004B6DDC" w:rsidP="005E12ED">
      <w:pPr>
        <w:pStyle w:val="PargrafodaLista"/>
        <w:tabs>
          <w:tab w:val="left" w:pos="7672"/>
        </w:tabs>
        <w:ind w:left="0" w:firstLine="360"/>
        <w:jc w:val="both"/>
        <w:rPr>
          <w:ins w:id="319" w:author="Cleidiana Reis dos Santos" w:date="2021-11-25T21:51:00Z"/>
          <w:sz w:val="24"/>
          <w:lang w:val="pt-BR"/>
          <w:rPrChange w:id="320" w:author="Cleidiana Reis dos Santos" w:date="2022-06-28T21:45:00Z">
            <w:rPr>
              <w:ins w:id="321" w:author="Cleidiana Reis dos Santos" w:date="2021-11-25T21:51:00Z"/>
              <w:b/>
              <w:sz w:val="40"/>
              <w:lang w:val="pt-BR"/>
            </w:rPr>
          </w:rPrChange>
        </w:rPr>
        <w:pPrChange w:id="322" w:author="Cleidiana Reis dos Santos" w:date="2022-06-28T21:45:00Z">
          <w:pPr>
            <w:pStyle w:val="PargrafodaLista"/>
            <w:tabs>
              <w:tab w:val="left" w:pos="7672"/>
            </w:tabs>
            <w:ind w:left="360"/>
            <w:jc w:val="both"/>
            <w:outlineLvl w:val="0"/>
          </w:pPr>
        </w:pPrChange>
      </w:pPr>
      <w:ins w:id="323" w:author="Cleidiana Reis dos Santos" w:date="2022-06-27T23:27:00Z">
        <w:r w:rsidRPr="005E12ED">
          <w:rPr>
            <w:sz w:val="24"/>
            <w:lang w:val="pt-BR"/>
            <w:rPrChange w:id="324" w:author="Cleidiana Reis dos Santos" w:date="2022-06-28T21:45:00Z">
              <w:rPr>
                <w:rStyle w:val="Hyperlink"/>
                <w:b/>
                <w:sz w:val="40"/>
                <w:lang w:val="pt-BR"/>
              </w:rPr>
            </w:rPrChange>
          </w:rPr>
          <w:t>https://opengameart.org/content/golden-ui-bigger-than-ever-edition</w:t>
        </w:r>
      </w:ins>
    </w:p>
    <w:p w14:paraId="61C8FF1B" w14:textId="2A650CD8" w:rsidR="00454590" w:rsidRPr="005E12ED" w:rsidRDefault="00F72CDF" w:rsidP="005E12ED">
      <w:pPr>
        <w:pStyle w:val="PargrafodaLista"/>
        <w:tabs>
          <w:tab w:val="left" w:pos="7672"/>
        </w:tabs>
        <w:ind w:left="0" w:firstLine="360"/>
        <w:jc w:val="both"/>
        <w:rPr>
          <w:sz w:val="24"/>
          <w:lang w:val="pt-BR"/>
          <w:rPrChange w:id="325" w:author="Cleidiana Reis dos Santos" w:date="2022-06-28T21:45:00Z">
            <w:rPr>
              <w:b/>
              <w:sz w:val="40"/>
              <w:lang w:val="pt-BR"/>
            </w:rPr>
          </w:rPrChange>
        </w:rPr>
        <w:pPrChange w:id="326" w:author="Cleidiana Reis dos Santos" w:date="2022-06-28T21:45:00Z">
          <w:pPr>
            <w:pStyle w:val="PargrafodaLista"/>
            <w:tabs>
              <w:tab w:val="left" w:pos="7672"/>
            </w:tabs>
            <w:ind w:left="360"/>
            <w:jc w:val="both"/>
            <w:outlineLvl w:val="0"/>
          </w:pPr>
        </w:pPrChange>
      </w:pPr>
      <w:ins w:id="327" w:author="Cleidiana Reis dos Santos" w:date="2021-11-25T21:51:00Z">
        <w:r w:rsidRPr="005E12ED">
          <w:rPr>
            <w:sz w:val="24"/>
            <w:lang w:val="pt-BR"/>
            <w:rPrChange w:id="328" w:author="Cleidiana Reis dos Santos" w:date="2022-06-28T21:45:00Z">
              <w:rPr>
                <w:b/>
                <w:sz w:val="40"/>
                <w:lang w:val="pt-BR"/>
              </w:rPr>
            </w:rPrChange>
          </w:rPr>
          <w:t>https://opengameart.org/content/golden-ui</w:t>
        </w:r>
      </w:ins>
      <w:del w:id="329" w:author="Cleidiana Reis dos Santos" w:date="2021-11-25T21:46:00Z">
        <w:r w:rsidR="00B23B7A" w:rsidRPr="005E12ED" w:rsidDel="00442362">
          <w:rPr>
            <w:sz w:val="24"/>
            <w:lang w:val="pt-BR"/>
            <w:rPrChange w:id="330" w:author="Cleidiana Reis dos Santos" w:date="2022-06-28T21:45:00Z">
              <w:rPr/>
            </w:rPrChange>
          </w:rPr>
          <w:fldChar w:fldCharType="begin"/>
        </w:r>
        <w:r w:rsidR="00B23B7A" w:rsidRPr="005E12ED" w:rsidDel="00442362">
          <w:rPr>
            <w:sz w:val="24"/>
            <w:lang w:val="pt-BR"/>
            <w:rPrChange w:id="331" w:author="Cleidiana Reis dos Santos" w:date="2022-06-28T21:45:00Z">
              <w:rPr/>
            </w:rPrChange>
          </w:rPr>
          <w:delInstrText xml:space="preserve"> HYPERLINK "https://runica.itch.io/pixel-menu-box-buttons" </w:delInstrText>
        </w:r>
        <w:r w:rsidR="00B23B7A" w:rsidRPr="005E12ED" w:rsidDel="00442362">
          <w:rPr>
            <w:sz w:val="24"/>
            <w:lang w:val="pt-BR"/>
            <w:rPrChange w:id="332" w:author="Cleidiana Reis dos Santos" w:date="2022-06-28T21:45:00Z">
              <w:rPr/>
            </w:rPrChange>
          </w:rPr>
          <w:fldChar w:fldCharType="separate"/>
        </w:r>
      </w:del>
      <w:r w:rsidR="00C3312D" w:rsidRPr="005E12ED">
        <w:rPr>
          <w:sz w:val="24"/>
          <w:lang w:val="pt-BR"/>
          <w:rPrChange w:id="333" w:author="Cleidiana Reis dos Santos" w:date="2022-06-28T21:45:00Z">
            <w:rPr>
              <w:b/>
              <w:bCs/>
              <w:lang w:val="pt-BR"/>
            </w:rPr>
          </w:rPrChange>
        </w:rPr>
        <w:t>Erro! A referência de hiperlink não é vál</w:t>
      </w:r>
      <w:r w:rsidR="00C3312D" w:rsidRPr="005E12ED">
        <w:rPr>
          <w:sz w:val="24"/>
          <w:lang w:val="pt-BR"/>
          <w:rPrChange w:id="334" w:author="Cleidiana Reis dos Santos" w:date="2022-06-28T21:45:00Z">
            <w:rPr>
              <w:b/>
              <w:bCs/>
              <w:lang w:val="pt-BR"/>
            </w:rPr>
          </w:rPrChange>
        </w:rPr>
        <w:t>ida.</w:t>
      </w:r>
      <w:del w:id="335" w:author="Cleidiana Reis dos Santos" w:date="2021-11-25T21:46:00Z">
        <w:r w:rsidR="00B23B7A" w:rsidRPr="005E12ED" w:rsidDel="00442362">
          <w:rPr>
            <w:sz w:val="24"/>
            <w:rPrChange w:id="336" w:author="Cleidiana Reis dos Santos" w:date="2022-06-28T21:45:00Z">
              <w:rPr>
                <w:rStyle w:val="Hyperlink"/>
                <w:b/>
                <w:sz w:val="40"/>
                <w:lang w:val="pt-BR"/>
              </w:rPr>
            </w:rPrChange>
          </w:rPr>
          <w:fldChar w:fldCharType="end"/>
        </w:r>
      </w:del>
    </w:p>
    <w:p w14:paraId="4812F568" w14:textId="21B304CA" w:rsidR="0073513A" w:rsidRPr="005E12ED" w:rsidRDefault="004B6DDC" w:rsidP="005E12ED">
      <w:pPr>
        <w:pStyle w:val="PargrafodaLista"/>
        <w:tabs>
          <w:tab w:val="left" w:pos="7672"/>
        </w:tabs>
        <w:ind w:left="0" w:firstLine="360"/>
        <w:jc w:val="both"/>
        <w:rPr>
          <w:ins w:id="337" w:author="Cleidiana Reis dos Santos" w:date="2021-11-25T21:45:00Z"/>
          <w:sz w:val="24"/>
          <w:lang w:val="pt-BR"/>
          <w:rPrChange w:id="338" w:author="Cleidiana Reis dos Santos" w:date="2022-06-28T21:45:00Z">
            <w:rPr>
              <w:ins w:id="339" w:author="Cleidiana Reis dos Santos" w:date="2021-11-25T21:45:00Z"/>
              <w:b/>
              <w:sz w:val="40"/>
              <w:lang w:val="pt-BR"/>
            </w:rPr>
          </w:rPrChange>
        </w:rPr>
        <w:pPrChange w:id="340" w:author="Cleidiana Reis dos Santos" w:date="2022-06-28T21:45:00Z">
          <w:pPr>
            <w:pStyle w:val="PargrafodaLista"/>
            <w:tabs>
              <w:tab w:val="left" w:pos="7672"/>
            </w:tabs>
            <w:ind w:left="360"/>
            <w:jc w:val="both"/>
            <w:outlineLvl w:val="0"/>
          </w:pPr>
        </w:pPrChange>
      </w:pPr>
      <w:ins w:id="341" w:author="Cleidiana Reis dos Santos" w:date="2022-06-27T23:27:00Z">
        <w:r w:rsidRPr="005E12ED">
          <w:rPr>
            <w:sz w:val="24"/>
            <w:lang w:val="pt-BR"/>
            <w:rPrChange w:id="342" w:author="Cleidiana Reis dos Santos" w:date="2022-06-28T21:45:00Z">
              <w:rPr>
                <w:rStyle w:val="Hyperlink"/>
                <w:b/>
                <w:sz w:val="40"/>
                <w:lang w:val="pt-BR"/>
              </w:rPr>
            </w:rPrChange>
          </w:rPr>
          <w:t>https://comp3interactive.itch.io/retro-windows-gui?download</w:t>
        </w:r>
      </w:ins>
    </w:p>
    <w:p w14:paraId="7150AD6C" w14:textId="77777777" w:rsidR="00442362" w:rsidRDefault="00442362" w:rsidP="005E12ED">
      <w:pPr>
        <w:rPr>
          <w:lang w:val="pt-BR"/>
        </w:rPr>
        <w:pPrChange w:id="343" w:author="Cleidiana Reis dos Santos" w:date="2022-06-28T21:44:00Z">
          <w:pPr>
            <w:pStyle w:val="PargrafodaLista"/>
            <w:tabs>
              <w:tab w:val="left" w:pos="7672"/>
            </w:tabs>
            <w:ind w:left="360"/>
            <w:jc w:val="both"/>
            <w:outlineLvl w:val="0"/>
          </w:pPr>
        </w:pPrChange>
      </w:pPr>
    </w:p>
    <w:p w14:paraId="088B32A4" w14:textId="0291893D" w:rsidR="00DA5A48" w:rsidRPr="00BE73CD" w:rsidRDefault="00DA5A48" w:rsidP="00BE73CD">
      <w:pPr>
        <w:pStyle w:val="PargrafodaLista"/>
        <w:rPr>
          <w:lang w:val="pt-BR"/>
        </w:rPr>
      </w:pPr>
      <w:r w:rsidRPr="002D2329">
        <w:rPr>
          <w:lang w:val="pt-BR"/>
        </w:rPr>
        <w:tab/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PrChange w:id="344" w:author="Cleidiana Reis dos Santos" w:date="2022-06-27T23:28:00Z">
          <w:tblPr>
            <w:tblStyle w:val="Tabelacomgrade"/>
            <w:tblW w:w="0" w:type="auto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4027"/>
        <w:gridCol w:w="5333"/>
        <w:tblGridChange w:id="345">
          <w:tblGrid>
            <w:gridCol w:w="3979"/>
            <w:gridCol w:w="5381"/>
          </w:tblGrid>
        </w:tblGridChange>
      </w:tblGrid>
      <w:tr w:rsidR="002B02DD" w14:paraId="3ACF5810" w14:textId="77777777" w:rsidTr="004B6DDC">
        <w:tc>
          <w:tcPr>
            <w:tcW w:w="4027" w:type="dxa"/>
            <w:tcPrChange w:id="346" w:author="Cleidiana Reis dos Santos" w:date="2022-06-27T23:28:00Z">
              <w:tcPr>
                <w:tcW w:w="4192" w:type="dxa"/>
              </w:tcPr>
            </w:tcPrChange>
          </w:tcPr>
          <w:p w14:paraId="0D917619" w14:textId="3E262C7C" w:rsidR="00423DB5" w:rsidRDefault="00423DB5" w:rsidP="00BE73CD">
            <w:pPr>
              <w:pStyle w:val="PargrafodaLista"/>
              <w:tabs>
                <w:tab w:val="left" w:pos="7672"/>
              </w:tabs>
              <w:ind w:left="0"/>
              <w:jc w:val="center"/>
              <w:outlineLvl w:val="0"/>
              <w:rPr>
                <w:b/>
                <w:sz w:val="40"/>
              </w:rPr>
            </w:pPr>
            <w:r w:rsidRPr="00423DB5">
              <w:rPr>
                <w:b/>
                <w:sz w:val="40"/>
              </w:rPr>
              <w:t>Desenhado</w:t>
            </w:r>
          </w:p>
        </w:tc>
        <w:tc>
          <w:tcPr>
            <w:tcW w:w="5333" w:type="dxa"/>
            <w:tcPrChange w:id="347" w:author="Cleidiana Reis dos Santos" w:date="2022-06-27T23:28:00Z">
              <w:tcPr>
                <w:tcW w:w="5168" w:type="dxa"/>
              </w:tcPr>
            </w:tcPrChange>
          </w:tcPr>
          <w:p w14:paraId="206C5A4D" w14:textId="5CAC95AC" w:rsidR="00423DB5" w:rsidRDefault="00423DB5" w:rsidP="00BE73CD">
            <w:pPr>
              <w:pStyle w:val="PargrafodaLista"/>
              <w:tabs>
                <w:tab w:val="left" w:pos="7672"/>
              </w:tabs>
              <w:ind w:left="0"/>
              <w:jc w:val="center"/>
              <w:outlineLvl w:val="0"/>
              <w:rPr>
                <w:b/>
                <w:sz w:val="40"/>
              </w:rPr>
            </w:pPr>
            <w:r>
              <w:rPr>
                <w:b/>
                <w:sz w:val="40"/>
              </w:rPr>
              <w:t>Jogo</w:t>
            </w:r>
          </w:p>
        </w:tc>
      </w:tr>
      <w:tr w:rsidR="00934A72" w:rsidRPr="00B32564" w14:paraId="42CA9BAC" w14:textId="77777777" w:rsidTr="00BE73CD">
        <w:tc>
          <w:tcPr>
            <w:tcW w:w="9360" w:type="dxa"/>
            <w:gridSpan w:val="2"/>
          </w:tcPr>
          <w:p w14:paraId="31F944A1" w14:textId="1DE4AC74" w:rsidR="00934A72" w:rsidRPr="00BE73CD" w:rsidRDefault="00934A72" w:rsidP="00BE73CD">
            <w:pPr>
              <w:pStyle w:val="PargrafodaLista"/>
              <w:numPr>
                <w:ilvl w:val="0"/>
                <w:numId w:val="4"/>
              </w:numPr>
              <w:tabs>
                <w:tab w:val="left" w:pos="7672"/>
              </w:tabs>
              <w:jc w:val="both"/>
              <w:outlineLvl w:val="0"/>
              <w:rPr>
                <w:b/>
                <w:sz w:val="40"/>
              </w:rPr>
            </w:pPr>
            <w:r w:rsidRPr="00BE73CD">
              <w:rPr>
                <w:b/>
                <w:sz w:val="40"/>
              </w:rPr>
              <w:t>Primeira tela</w:t>
            </w:r>
            <w:r w:rsidR="001116C5">
              <w:rPr>
                <w:b/>
                <w:sz w:val="40"/>
              </w:rPr>
              <w:t xml:space="preserve"> </w:t>
            </w:r>
            <w:r w:rsidR="001116C5" w:rsidRPr="008F54CF">
              <w:rPr>
                <w:b/>
                <w:sz w:val="40"/>
              </w:rPr>
              <w:t>(30seg de animação inicial)</w:t>
            </w:r>
          </w:p>
        </w:tc>
      </w:tr>
      <w:tr w:rsidR="002B02DD" w:rsidRPr="00B32564" w14:paraId="75392E0B" w14:textId="77777777" w:rsidTr="004B6DDC">
        <w:tc>
          <w:tcPr>
            <w:tcW w:w="4027" w:type="dxa"/>
            <w:tcPrChange w:id="348" w:author="Cleidiana Reis dos Santos" w:date="2022-06-27T23:28:00Z">
              <w:tcPr>
                <w:tcW w:w="4192" w:type="dxa"/>
              </w:tcPr>
            </w:tcPrChange>
          </w:tcPr>
          <w:p w14:paraId="27CC25F0" w14:textId="14ABF43D" w:rsidR="00423DB5" w:rsidRDefault="00423DB5" w:rsidP="00423DB5">
            <w:pPr>
              <w:pStyle w:val="PargrafodaLista"/>
              <w:tabs>
                <w:tab w:val="left" w:pos="7672"/>
              </w:tabs>
              <w:ind w:left="0"/>
              <w:outlineLvl w:val="0"/>
              <w:rPr>
                <w:b/>
                <w:sz w:val="40"/>
              </w:rPr>
            </w:pPr>
            <w:r>
              <w:rPr>
                <w:b/>
                <w:noProof/>
                <w:sz w:val="40"/>
              </w:rPr>
              <w:drawing>
                <wp:anchor distT="0" distB="0" distL="114300" distR="114300" simplePos="0" relativeHeight="251662336" behindDoc="1" locked="0" layoutInCell="1" allowOverlap="1" wp14:anchorId="23C587B4" wp14:editId="6BF3B91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304800</wp:posOffset>
                  </wp:positionV>
                  <wp:extent cx="2286000" cy="2766695"/>
                  <wp:effectExtent l="0" t="0" r="0" b="0"/>
                  <wp:wrapTight wrapText="bothSides">
                    <wp:wrapPolygon edited="0">
                      <wp:start x="0" y="0"/>
                      <wp:lineTo x="0" y="21417"/>
                      <wp:lineTo x="21420" y="21417"/>
                      <wp:lineTo x="21420" y="0"/>
                      <wp:lineTo x="0" y="0"/>
                    </wp:wrapPolygon>
                  </wp:wrapTight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102" t="3977" r="5570" b="15902"/>
                          <a:stretch/>
                        </pic:blipFill>
                        <pic:spPr bwMode="auto">
                          <a:xfrm>
                            <a:off x="0" y="0"/>
                            <a:ext cx="2286000" cy="2766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333" w:type="dxa"/>
            <w:tcPrChange w:id="349" w:author="Cleidiana Reis dos Santos" w:date="2022-06-27T23:28:00Z">
              <w:tcPr>
                <w:tcW w:w="5168" w:type="dxa"/>
              </w:tcPr>
            </w:tcPrChange>
          </w:tcPr>
          <w:p w14:paraId="5DD840D4" w14:textId="418A629C" w:rsidR="00423DB5" w:rsidRDefault="00423DB5" w:rsidP="00423DB5">
            <w:pPr>
              <w:pStyle w:val="PargrafodaLista"/>
              <w:tabs>
                <w:tab w:val="left" w:pos="7672"/>
              </w:tabs>
              <w:ind w:left="0"/>
              <w:outlineLvl w:val="0"/>
              <w:rPr>
                <w:b/>
                <w:sz w:val="40"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1" locked="0" layoutInCell="1" allowOverlap="1" wp14:anchorId="74F5DBC7" wp14:editId="711F979B">
                  <wp:simplePos x="0" y="0"/>
                  <wp:positionH relativeFrom="column">
                    <wp:posOffset>-23188</wp:posOffset>
                  </wp:positionH>
                  <wp:positionV relativeFrom="paragraph">
                    <wp:posOffset>322580</wp:posOffset>
                  </wp:positionV>
                  <wp:extent cx="3207743" cy="2585545"/>
                  <wp:effectExtent l="0" t="0" r="0" b="5715"/>
                  <wp:wrapTight wrapText="bothSides">
                    <wp:wrapPolygon edited="0">
                      <wp:start x="0" y="0"/>
                      <wp:lineTo x="0" y="21489"/>
                      <wp:lineTo x="21425" y="21489"/>
                      <wp:lineTo x="21425" y="0"/>
                      <wp:lineTo x="0" y="0"/>
                    </wp:wrapPolygon>
                  </wp:wrapTight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058" t="13802" r="59321" b="3938"/>
                          <a:stretch/>
                        </pic:blipFill>
                        <pic:spPr bwMode="auto">
                          <a:xfrm>
                            <a:off x="0" y="0"/>
                            <a:ext cx="3207743" cy="2585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34A72" w:rsidRPr="00F15896" w14:paraId="65FD46AD" w14:textId="77777777" w:rsidTr="00BE73CD">
        <w:tc>
          <w:tcPr>
            <w:tcW w:w="9360" w:type="dxa"/>
            <w:gridSpan w:val="2"/>
          </w:tcPr>
          <w:p w14:paraId="2335BC33" w14:textId="77777777" w:rsidR="008F3180" w:rsidRDefault="008F54CF" w:rsidP="008F3180">
            <w:pPr>
              <w:pStyle w:val="PargrafodaLista"/>
              <w:numPr>
                <w:ilvl w:val="0"/>
                <w:numId w:val="4"/>
              </w:numPr>
              <w:rPr>
                <w:ins w:id="350" w:author="Cleidiana Reis dos Santos" w:date="2022-05-27T22:48:00Z"/>
                <w:b/>
                <w:sz w:val="40"/>
              </w:rPr>
            </w:pPr>
            <w:r w:rsidRPr="008F54CF">
              <w:rPr>
                <w:b/>
                <w:sz w:val="40"/>
              </w:rPr>
              <w:t xml:space="preserve">Menu inicial </w:t>
            </w:r>
          </w:p>
          <w:p w14:paraId="6879A1B8" w14:textId="4C3EE075" w:rsidR="002B02DD" w:rsidRPr="008F3180" w:rsidRDefault="002B02DD">
            <w:pPr>
              <w:jc w:val="center"/>
              <w:rPr>
                <w:b/>
                <w:sz w:val="40"/>
                <w:rPrChange w:id="351" w:author="Cleidiana Reis dos Santos" w:date="2022-05-27T22:48:00Z">
                  <w:rPr>
                    <w:sz w:val="40"/>
                  </w:rPr>
                </w:rPrChange>
              </w:rPr>
              <w:pPrChange w:id="352" w:author="Cleidiana Reis dos Santos" w:date="2022-05-27T22:48:00Z">
                <w:pPr>
                  <w:pStyle w:val="PargrafodaLista"/>
                  <w:numPr>
                    <w:numId w:val="4"/>
                  </w:numPr>
                  <w:ind w:left="0"/>
                </w:pPr>
              </w:pPrChange>
            </w:pPr>
            <w:ins w:id="353" w:author="Cleidiana Reis dos Santos" w:date="2022-05-27T22:47:00Z">
              <w:r>
                <w:rPr>
                  <w:noProof/>
                </w:rPr>
                <w:lastRenderedPageBreak/>
                <w:drawing>
                  <wp:inline distT="0" distB="0" distL="0" distR="0" wp14:anchorId="51197FC6" wp14:editId="6D766223">
                    <wp:extent cx="3252083" cy="2415466"/>
                    <wp:effectExtent l="0" t="0" r="5715" b="4445"/>
                    <wp:docPr id="15" name="Imagem 1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"/>
                            <pic:cNvPicPr/>
                          </pic:nvPicPr>
                          <pic:blipFill rotWithShape="1">
                            <a:blip r:embed="rId10"/>
                            <a:srcRect l="9431" t="13829" r="58319" b="3653"/>
                            <a:stretch/>
                          </pic:blipFill>
                          <pic:spPr bwMode="auto">
                            <a:xfrm>
                              <a:off x="0" y="0"/>
                              <a:ext cx="3262431" cy="24231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</wp:inline>
                </w:drawing>
              </w:r>
            </w:ins>
          </w:p>
          <w:p w14:paraId="0EF4F23A" w14:textId="2C317641" w:rsidR="008F54CF" w:rsidRPr="008F54CF" w:rsidRDefault="008F54CF" w:rsidP="008F54CF">
            <w:pPr>
              <w:pStyle w:val="PargrafodaLista"/>
              <w:tabs>
                <w:tab w:val="left" w:pos="7672"/>
              </w:tabs>
              <w:ind w:left="0"/>
              <w:outlineLvl w:val="0"/>
              <w:rPr>
                <w:noProof/>
              </w:rPr>
            </w:pPr>
          </w:p>
        </w:tc>
      </w:tr>
      <w:tr w:rsidR="002B02DD" w:rsidDel="008F3180" w14:paraId="30C7166C" w14:textId="2EBFAC5B" w:rsidTr="004B6DDC">
        <w:trPr>
          <w:del w:id="354" w:author="Cleidiana Reis dos Santos" w:date="2022-05-27T22:49:00Z"/>
        </w:trPr>
        <w:tc>
          <w:tcPr>
            <w:tcW w:w="4027" w:type="dxa"/>
            <w:tcPrChange w:id="355" w:author="Cleidiana Reis dos Santos" w:date="2022-06-27T23:28:00Z">
              <w:tcPr>
                <w:tcW w:w="4192" w:type="dxa"/>
              </w:tcPr>
            </w:tcPrChange>
          </w:tcPr>
          <w:p w14:paraId="2F31F11F" w14:textId="32D71E8B" w:rsidR="00423DB5" w:rsidDel="008F3180" w:rsidRDefault="00164FD0" w:rsidP="00423DB5">
            <w:pPr>
              <w:pStyle w:val="PargrafodaLista"/>
              <w:tabs>
                <w:tab w:val="left" w:pos="7672"/>
              </w:tabs>
              <w:ind w:left="0"/>
              <w:outlineLvl w:val="0"/>
              <w:rPr>
                <w:del w:id="356" w:author="Cleidiana Reis dos Santos" w:date="2022-05-27T22:49:00Z"/>
                <w:b/>
                <w:sz w:val="40"/>
              </w:rPr>
            </w:pPr>
            <w:ins w:id="357" w:author="Cleidiana Reis dos Santos" w:date="2022-05-28T14:11:00Z">
              <w:r>
                <w:rPr>
                  <w:b/>
                  <w:sz w:val="40"/>
                </w:rPr>
                <w:lastRenderedPageBreak/>
                <w:t>0</w:t>
              </w:r>
            </w:ins>
          </w:p>
        </w:tc>
        <w:tc>
          <w:tcPr>
            <w:tcW w:w="5333" w:type="dxa"/>
            <w:tcPrChange w:id="358" w:author="Cleidiana Reis dos Santos" w:date="2022-06-27T23:28:00Z">
              <w:tcPr>
                <w:tcW w:w="5168" w:type="dxa"/>
              </w:tcPr>
            </w:tcPrChange>
          </w:tcPr>
          <w:p w14:paraId="29FBFA7F" w14:textId="6775D6D6" w:rsidR="00423DB5" w:rsidDel="008F3180" w:rsidRDefault="00423DB5" w:rsidP="00423DB5">
            <w:pPr>
              <w:pStyle w:val="PargrafodaLista"/>
              <w:tabs>
                <w:tab w:val="left" w:pos="7672"/>
              </w:tabs>
              <w:ind w:left="0"/>
              <w:outlineLvl w:val="0"/>
              <w:rPr>
                <w:del w:id="359" w:author="Cleidiana Reis dos Santos" w:date="2022-05-27T22:49:00Z"/>
                <w:b/>
                <w:sz w:val="40"/>
              </w:rPr>
            </w:pPr>
          </w:p>
        </w:tc>
      </w:tr>
      <w:tr w:rsidR="00934A72" w14:paraId="167A7234" w14:textId="77777777" w:rsidTr="00314138">
        <w:tc>
          <w:tcPr>
            <w:tcW w:w="9360" w:type="dxa"/>
            <w:gridSpan w:val="2"/>
            <w:tcBorders>
              <w:bottom w:val="nil"/>
            </w:tcBorders>
            <w:tcPrChange w:id="360" w:author="Cleidiana Reis dos Santos" w:date="2022-01-10T22:46:00Z">
              <w:tcPr>
                <w:tcW w:w="9360" w:type="dxa"/>
                <w:gridSpan w:val="2"/>
              </w:tcPr>
            </w:tcPrChange>
          </w:tcPr>
          <w:p w14:paraId="513DF083" w14:textId="20C39E30" w:rsidR="00934A72" w:rsidRPr="00934A72" w:rsidRDefault="00934A72" w:rsidP="00934A72">
            <w:pPr>
              <w:pStyle w:val="PargrafodaLista"/>
              <w:numPr>
                <w:ilvl w:val="0"/>
                <w:numId w:val="3"/>
              </w:numPr>
              <w:tabs>
                <w:tab w:val="left" w:pos="7672"/>
              </w:tabs>
              <w:outlineLvl w:val="0"/>
              <w:rPr>
                <w:b/>
                <w:sz w:val="40"/>
              </w:rPr>
            </w:pPr>
            <w:r>
              <w:rPr>
                <w:b/>
                <w:sz w:val="40"/>
              </w:rPr>
              <w:t xml:space="preserve">Mapa </w:t>
            </w:r>
            <w:r w:rsidR="00CF2F50">
              <w:rPr>
                <w:b/>
                <w:sz w:val="40"/>
              </w:rPr>
              <w:t>da casa</w:t>
            </w:r>
            <w:r>
              <w:rPr>
                <w:b/>
                <w:sz w:val="40"/>
              </w:rPr>
              <w:t xml:space="preserve"> e detalhes dos componentes (de acordo com os problemas);</w:t>
            </w:r>
          </w:p>
          <w:p w14:paraId="5040B8FD" w14:textId="77777777" w:rsidR="00934A72" w:rsidRDefault="00934A72" w:rsidP="00934A72">
            <w:pPr>
              <w:pStyle w:val="PargrafodaLista"/>
              <w:numPr>
                <w:ilvl w:val="0"/>
                <w:numId w:val="3"/>
              </w:numPr>
              <w:tabs>
                <w:tab w:val="left" w:pos="7672"/>
              </w:tabs>
              <w:outlineLvl w:val="0"/>
              <w:rPr>
                <w:b/>
                <w:sz w:val="40"/>
              </w:rPr>
            </w:pPr>
            <w:r>
              <w:rPr>
                <w:b/>
                <w:sz w:val="40"/>
              </w:rPr>
              <w:t>UIs;</w:t>
            </w:r>
          </w:p>
          <w:p w14:paraId="5E05B539" w14:textId="77777777" w:rsidR="00934A72" w:rsidRDefault="00934A72" w:rsidP="00934A72">
            <w:pPr>
              <w:pStyle w:val="PargrafodaLista"/>
              <w:numPr>
                <w:ilvl w:val="0"/>
                <w:numId w:val="3"/>
              </w:numPr>
              <w:tabs>
                <w:tab w:val="left" w:pos="7672"/>
              </w:tabs>
              <w:outlineLvl w:val="0"/>
              <w:rPr>
                <w:b/>
                <w:sz w:val="40"/>
              </w:rPr>
            </w:pPr>
            <w:r>
              <w:rPr>
                <w:b/>
                <w:sz w:val="40"/>
              </w:rPr>
              <w:t>Itens;</w:t>
            </w:r>
          </w:p>
          <w:p w14:paraId="1DCB2C98" w14:textId="77777777" w:rsidR="00934A72" w:rsidRDefault="00934A72" w:rsidP="00423DB5">
            <w:pPr>
              <w:pStyle w:val="PargrafodaLista"/>
              <w:tabs>
                <w:tab w:val="left" w:pos="7672"/>
              </w:tabs>
              <w:ind w:left="0"/>
              <w:outlineLvl w:val="0"/>
              <w:rPr>
                <w:noProof/>
              </w:rPr>
            </w:pPr>
          </w:p>
        </w:tc>
      </w:tr>
      <w:tr w:rsidR="002B02DD" w14:paraId="784DB184" w14:textId="77777777" w:rsidTr="004B6DDC">
        <w:tc>
          <w:tcPr>
            <w:tcW w:w="4027" w:type="dxa"/>
            <w:tcBorders>
              <w:top w:val="nil"/>
              <w:bottom w:val="nil"/>
            </w:tcBorders>
            <w:tcPrChange w:id="361" w:author="Cleidiana Reis dos Santos" w:date="2022-06-27T23:28:00Z">
              <w:tcPr>
                <w:tcW w:w="4192" w:type="dxa"/>
                <w:tcBorders>
                  <w:top w:val="nil"/>
                  <w:bottom w:val="nil"/>
                </w:tcBorders>
              </w:tcPr>
            </w:tcPrChange>
          </w:tcPr>
          <w:p w14:paraId="727BE418" w14:textId="43174794" w:rsidR="00C97191" w:rsidRDefault="00934A72" w:rsidP="00423DB5">
            <w:pPr>
              <w:pStyle w:val="PargrafodaLista"/>
              <w:tabs>
                <w:tab w:val="left" w:pos="7672"/>
              </w:tabs>
              <w:ind w:left="0"/>
              <w:outlineLvl w:val="0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7456" behindDoc="0" locked="0" layoutInCell="1" allowOverlap="1" wp14:anchorId="2EB44E54" wp14:editId="132631A6">
                  <wp:simplePos x="0" y="0"/>
                  <wp:positionH relativeFrom="column">
                    <wp:posOffset>20320</wp:posOffset>
                  </wp:positionH>
                  <wp:positionV relativeFrom="paragraph">
                    <wp:posOffset>-19050</wp:posOffset>
                  </wp:positionV>
                  <wp:extent cx="2333625" cy="2374900"/>
                  <wp:effectExtent l="0" t="1587" r="7937" b="7938"/>
                  <wp:wrapTopAndBottom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680" t="-335" r="3820" b="54764"/>
                          <a:stretch/>
                        </pic:blipFill>
                        <pic:spPr bwMode="auto">
                          <a:xfrm rot="16200000">
                            <a:off x="0" y="0"/>
                            <a:ext cx="2333625" cy="23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333" w:type="dxa"/>
            <w:tcBorders>
              <w:top w:val="nil"/>
              <w:bottom w:val="nil"/>
            </w:tcBorders>
            <w:tcPrChange w:id="362" w:author="Cleidiana Reis dos Santos" w:date="2022-06-27T23:28:00Z">
              <w:tcPr>
                <w:tcW w:w="5168" w:type="dxa"/>
                <w:tcBorders>
                  <w:top w:val="nil"/>
                  <w:bottom w:val="nil"/>
                </w:tcBorders>
              </w:tcPr>
            </w:tcPrChange>
          </w:tcPr>
          <w:p w14:paraId="15EA5732" w14:textId="2A30FF09" w:rsidR="00C97191" w:rsidRDefault="00813FFD" w:rsidP="00423DB5">
            <w:pPr>
              <w:pStyle w:val="PargrafodaLista"/>
              <w:tabs>
                <w:tab w:val="left" w:pos="7672"/>
              </w:tabs>
              <w:ind w:left="0"/>
              <w:outlineLvl w:val="0"/>
              <w:rPr>
                <w:noProof/>
              </w:rPr>
            </w:pPr>
            <w:ins w:id="363" w:author="Cleidiana Reis dos Santos" w:date="2022-01-10T22:42:00Z">
              <w:r>
                <w:rPr>
                  <w:noProof/>
                </w:rPr>
                <w:drawing>
                  <wp:anchor distT="0" distB="0" distL="114300" distR="114300" simplePos="0" relativeHeight="251666432" behindDoc="0" locked="0" layoutInCell="1" allowOverlap="1" wp14:anchorId="572FE5F6" wp14:editId="44DB3D26">
                    <wp:simplePos x="0" y="0"/>
                    <wp:positionH relativeFrom="column">
                      <wp:posOffset>258037</wp:posOffset>
                    </wp:positionH>
                    <wp:positionV relativeFrom="paragraph">
                      <wp:posOffset>218365</wp:posOffset>
                    </wp:positionV>
                    <wp:extent cx="2559614" cy="1910686"/>
                    <wp:effectExtent l="0" t="0" r="0" b="0"/>
                    <wp:wrapTopAndBottom/>
                    <wp:docPr id="5" name="Imagem 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"/>
                            <pic:cNvPicPr/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559614" cy="1910686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anchor>
                </w:drawing>
              </w:r>
            </w:ins>
          </w:p>
        </w:tc>
      </w:tr>
      <w:tr w:rsidR="00813FFD" w14:paraId="1196FD78" w14:textId="77777777" w:rsidTr="00314138">
        <w:trPr>
          <w:ins w:id="364" w:author="Cleidiana Reis dos Santos" w:date="2022-01-10T22:39:00Z"/>
        </w:trPr>
        <w:tc>
          <w:tcPr>
            <w:tcW w:w="9360" w:type="dxa"/>
            <w:gridSpan w:val="2"/>
            <w:tcBorders>
              <w:top w:val="nil"/>
              <w:bottom w:val="nil"/>
            </w:tcBorders>
            <w:tcPrChange w:id="365" w:author="Cleidiana Reis dos Santos" w:date="2022-01-10T22:43:00Z">
              <w:tcPr>
                <w:tcW w:w="9360" w:type="dxa"/>
                <w:gridSpan w:val="2"/>
                <w:tcBorders>
                  <w:top w:val="nil"/>
                  <w:bottom w:val="nil"/>
                </w:tcBorders>
              </w:tcPr>
            </w:tcPrChange>
          </w:tcPr>
          <w:p w14:paraId="054A61CF" w14:textId="6F21DFB7" w:rsidR="00813FFD" w:rsidRDefault="00314138">
            <w:pPr>
              <w:pStyle w:val="PargrafodaLista"/>
              <w:tabs>
                <w:tab w:val="left" w:pos="7672"/>
              </w:tabs>
              <w:ind w:left="0"/>
              <w:jc w:val="center"/>
              <w:outlineLvl w:val="0"/>
              <w:rPr>
                <w:ins w:id="366" w:author="Cleidiana Reis dos Santos" w:date="2022-01-10T22:39:00Z"/>
                <w:noProof/>
              </w:rPr>
              <w:pPrChange w:id="367" w:author="Cleidiana Reis dos Santos" w:date="2022-01-10T22:42:00Z">
                <w:pPr>
                  <w:pStyle w:val="PargrafodaLista"/>
                  <w:tabs>
                    <w:tab w:val="left" w:pos="7672"/>
                  </w:tabs>
                  <w:ind w:left="0"/>
                  <w:outlineLvl w:val="0"/>
                </w:pPr>
              </w:pPrChange>
            </w:pPr>
            <w:ins w:id="368" w:author="Cleidiana Reis dos Santos" w:date="2022-01-10T22:42:00Z">
              <w:r>
                <w:rPr>
                  <w:noProof/>
                </w:rPr>
                <w:lastRenderedPageBreak/>
                <w:drawing>
                  <wp:anchor distT="0" distB="0" distL="114300" distR="114300" simplePos="0" relativeHeight="251665408" behindDoc="0" locked="0" layoutInCell="1" allowOverlap="1" wp14:anchorId="0628A00C" wp14:editId="4B42CE01">
                    <wp:simplePos x="0" y="0"/>
                    <wp:positionH relativeFrom="column">
                      <wp:posOffset>1022985</wp:posOffset>
                    </wp:positionH>
                    <wp:positionV relativeFrom="paragraph">
                      <wp:posOffset>315794</wp:posOffset>
                    </wp:positionV>
                    <wp:extent cx="3773121" cy="3603008"/>
                    <wp:effectExtent l="0" t="0" r="4445" b="0"/>
                    <wp:wrapTopAndBottom/>
                    <wp:docPr id="3" name="Imagem 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"/>
                            <pic:cNvPicPr/>
                          </pic:nvPicPr>
                          <pic:blipFill>
                            <a:blip r:embed="rId1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773121" cy="3603008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w:r>
            </w:ins>
          </w:p>
        </w:tc>
      </w:tr>
      <w:tr w:rsidR="00813FFD" w14:paraId="78EE377A" w14:textId="77777777" w:rsidTr="00F71E70">
        <w:trPr>
          <w:ins w:id="369" w:author="Cleidiana Reis dos Santos" w:date="2022-01-10T22:42:00Z"/>
        </w:trPr>
        <w:tc>
          <w:tcPr>
            <w:tcW w:w="9360" w:type="dxa"/>
            <w:gridSpan w:val="2"/>
            <w:tcBorders>
              <w:top w:val="nil"/>
              <w:bottom w:val="nil"/>
            </w:tcBorders>
          </w:tcPr>
          <w:p w14:paraId="16B6ABEC" w14:textId="77777777" w:rsidR="00813FFD" w:rsidRDefault="00813FFD" w:rsidP="00813FFD">
            <w:pPr>
              <w:pStyle w:val="PargrafodaLista"/>
              <w:tabs>
                <w:tab w:val="left" w:pos="7672"/>
              </w:tabs>
              <w:ind w:left="0"/>
              <w:jc w:val="center"/>
              <w:outlineLvl w:val="0"/>
              <w:rPr>
                <w:ins w:id="370" w:author="Cleidiana Reis dos Santos" w:date="2022-01-10T22:42:00Z"/>
                <w:noProof/>
              </w:rPr>
            </w:pPr>
          </w:p>
        </w:tc>
      </w:tr>
      <w:tr w:rsidR="00934A72" w:rsidRPr="00B32564" w:rsidDel="00B51BFD" w14:paraId="0B228691" w14:textId="0433A928" w:rsidTr="00BE73CD">
        <w:trPr>
          <w:del w:id="371" w:author="Cleidiana Reis dos Santos" w:date="2022-01-10T17:35:00Z"/>
        </w:trPr>
        <w:tc>
          <w:tcPr>
            <w:tcW w:w="9360" w:type="dxa"/>
            <w:gridSpan w:val="2"/>
          </w:tcPr>
          <w:p w14:paraId="7F2D34B1" w14:textId="002B61C3" w:rsidR="00934A72" w:rsidDel="00B51BFD" w:rsidRDefault="00934A72" w:rsidP="00934A72">
            <w:pPr>
              <w:pStyle w:val="PargrafodaLista"/>
              <w:numPr>
                <w:ilvl w:val="0"/>
                <w:numId w:val="3"/>
              </w:numPr>
              <w:tabs>
                <w:tab w:val="left" w:pos="7672"/>
              </w:tabs>
              <w:outlineLvl w:val="0"/>
              <w:rPr>
                <w:del w:id="372" w:author="Cleidiana Reis dos Santos" w:date="2022-01-10T17:34:00Z"/>
                <w:b/>
                <w:sz w:val="40"/>
              </w:rPr>
            </w:pPr>
            <w:del w:id="373" w:author="Cleidiana Reis dos Santos" w:date="2022-01-10T17:34:00Z">
              <w:r w:rsidDel="00B51BFD">
                <w:rPr>
                  <w:b/>
                  <w:sz w:val="40"/>
                </w:rPr>
                <w:delText xml:space="preserve">Mapa </w:delText>
              </w:r>
              <w:r w:rsidR="00CF2F50" w:rsidDel="00B51BFD">
                <w:rPr>
                  <w:b/>
                  <w:sz w:val="40"/>
                </w:rPr>
                <w:delText>da cidade</w:delText>
              </w:r>
              <w:r w:rsidDel="00B51BFD">
                <w:rPr>
                  <w:b/>
                  <w:sz w:val="40"/>
                </w:rPr>
                <w:delText xml:space="preserve"> e detalhes dos componentes (de acordo com os problemas);</w:delText>
              </w:r>
            </w:del>
          </w:p>
          <w:p w14:paraId="71314B4C" w14:textId="6E63C2C3" w:rsidR="00934A72" w:rsidDel="00B51BFD" w:rsidRDefault="00934A72">
            <w:pPr>
              <w:pStyle w:val="PargrafodaLista"/>
              <w:numPr>
                <w:ilvl w:val="0"/>
                <w:numId w:val="3"/>
              </w:numPr>
              <w:tabs>
                <w:tab w:val="left" w:pos="7672"/>
              </w:tabs>
              <w:outlineLvl w:val="0"/>
              <w:rPr>
                <w:del w:id="374" w:author="Cleidiana Reis dos Santos" w:date="2022-01-10T17:35:00Z"/>
                <w:noProof/>
              </w:rPr>
              <w:pPrChange w:id="375" w:author="Cleidiana Reis dos Santos" w:date="2022-01-10T17:34:00Z">
                <w:pPr>
                  <w:pStyle w:val="PargrafodaLista"/>
                  <w:tabs>
                    <w:tab w:val="left" w:pos="7672"/>
                  </w:tabs>
                  <w:ind w:left="0"/>
                  <w:outlineLvl w:val="0"/>
                </w:pPr>
              </w:pPrChange>
            </w:pPr>
          </w:p>
        </w:tc>
      </w:tr>
      <w:tr w:rsidR="002B02DD" w:rsidDel="00B51BFD" w14:paraId="36939047" w14:textId="200E61F1" w:rsidTr="004B6DDC">
        <w:trPr>
          <w:del w:id="376" w:author="Cleidiana Reis dos Santos" w:date="2022-01-10T17:35:00Z"/>
        </w:trPr>
        <w:tc>
          <w:tcPr>
            <w:tcW w:w="4027" w:type="dxa"/>
            <w:tcPrChange w:id="377" w:author="Cleidiana Reis dos Santos" w:date="2022-06-27T23:28:00Z">
              <w:tcPr>
                <w:tcW w:w="4192" w:type="dxa"/>
              </w:tcPr>
            </w:tcPrChange>
          </w:tcPr>
          <w:p w14:paraId="61FF3DE6" w14:textId="4CED0FD0" w:rsidR="00934A72" w:rsidDel="00B51BFD" w:rsidRDefault="00934A72" w:rsidP="00423DB5">
            <w:pPr>
              <w:pStyle w:val="PargrafodaLista"/>
              <w:tabs>
                <w:tab w:val="left" w:pos="7672"/>
              </w:tabs>
              <w:ind w:left="0"/>
              <w:outlineLvl w:val="0"/>
              <w:rPr>
                <w:del w:id="378" w:author="Cleidiana Reis dos Santos" w:date="2022-01-10T17:35:00Z"/>
                <w:noProof/>
              </w:rPr>
            </w:pPr>
            <w:del w:id="379" w:author="Cleidiana Reis dos Santos" w:date="2022-01-10T17:35:00Z">
              <w:r w:rsidDel="00B51BFD">
                <w:rPr>
                  <w:noProof/>
                </w:rPr>
                <w:drawing>
                  <wp:inline distT="0" distB="0" distL="0" distR="0" wp14:anchorId="6CD6B084" wp14:editId="447F8C84">
                    <wp:extent cx="2469584" cy="2439158"/>
                    <wp:effectExtent l="0" t="3810" r="3175" b="3175"/>
                    <wp:docPr id="8" name="Imagem 8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4"/>
                            <pic:cNvPicPr>
                              <a:picLocks noChangeAspect="1" noChangeArrowheads="1"/>
                            </pic:cNvPicPr>
                          </pic:nvPicPr>
                          <pic:blipFill rotWithShape="1"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6549" t="45055" b="8620"/>
                            <a:stretch/>
                          </pic:blipFill>
                          <pic:spPr bwMode="auto">
                            <a:xfrm rot="16200000">
                              <a:off x="0" y="0"/>
                              <a:ext cx="2492674" cy="246196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5333" w:type="dxa"/>
            <w:tcPrChange w:id="380" w:author="Cleidiana Reis dos Santos" w:date="2022-06-27T23:28:00Z">
              <w:tcPr>
                <w:tcW w:w="5168" w:type="dxa"/>
              </w:tcPr>
            </w:tcPrChange>
          </w:tcPr>
          <w:p w14:paraId="17F68530" w14:textId="3D8485D0" w:rsidR="00934A72" w:rsidDel="00B51BFD" w:rsidRDefault="00934A72" w:rsidP="00423DB5">
            <w:pPr>
              <w:pStyle w:val="PargrafodaLista"/>
              <w:tabs>
                <w:tab w:val="left" w:pos="7672"/>
              </w:tabs>
              <w:ind w:left="0"/>
              <w:outlineLvl w:val="0"/>
              <w:rPr>
                <w:del w:id="381" w:author="Cleidiana Reis dos Santos" w:date="2022-01-10T17:35:00Z"/>
                <w:noProof/>
              </w:rPr>
            </w:pPr>
          </w:p>
        </w:tc>
      </w:tr>
      <w:tr w:rsidR="008F54CF" w:rsidRPr="00B32564" w14:paraId="008469AA" w14:textId="77777777" w:rsidTr="00BE73CD">
        <w:tc>
          <w:tcPr>
            <w:tcW w:w="9360" w:type="dxa"/>
            <w:gridSpan w:val="2"/>
          </w:tcPr>
          <w:p w14:paraId="242E6821" w14:textId="75565554" w:rsidR="008F54CF" w:rsidRPr="00A5633D" w:rsidRDefault="008F54CF" w:rsidP="008F54CF">
            <w:pPr>
              <w:pStyle w:val="PargrafodaLista"/>
              <w:numPr>
                <w:ilvl w:val="0"/>
                <w:numId w:val="3"/>
              </w:numPr>
              <w:tabs>
                <w:tab w:val="left" w:pos="7672"/>
              </w:tabs>
              <w:outlineLvl w:val="0"/>
              <w:rPr>
                <w:b/>
                <w:sz w:val="40"/>
              </w:rPr>
            </w:pPr>
            <w:r>
              <w:rPr>
                <w:b/>
                <w:sz w:val="40"/>
              </w:rPr>
              <w:t>Computador para programar no jogo, detalhes enquanto faz o OTA</w:t>
            </w:r>
            <w:r w:rsidR="00650AFD">
              <w:rPr>
                <w:b/>
                <w:sz w:val="40"/>
              </w:rPr>
              <w:t xml:space="preserve"> ou a gravação direto do computador</w:t>
            </w:r>
            <w:r>
              <w:rPr>
                <w:b/>
                <w:sz w:val="40"/>
              </w:rPr>
              <w:t>;</w:t>
            </w:r>
          </w:p>
          <w:p w14:paraId="1ECB839A" w14:textId="77777777" w:rsidR="008F54CF" w:rsidRDefault="008F54CF" w:rsidP="00423DB5">
            <w:pPr>
              <w:pStyle w:val="PargrafodaLista"/>
              <w:tabs>
                <w:tab w:val="left" w:pos="7672"/>
              </w:tabs>
              <w:ind w:left="0"/>
              <w:outlineLvl w:val="0"/>
              <w:rPr>
                <w:noProof/>
              </w:rPr>
            </w:pPr>
          </w:p>
        </w:tc>
      </w:tr>
      <w:tr w:rsidR="002B02DD" w14:paraId="10DA1B55" w14:textId="77777777" w:rsidTr="004B6DDC">
        <w:tc>
          <w:tcPr>
            <w:tcW w:w="4027" w:type="dxa"/>
            <w:tcPrChange w:id="382" w:author="Cleidiana Reis dos Santos" w:date="2022-06-27T23:28:00Z">
              <w:tcPr>
                <w:tcW w:w="4192" w:type="dxa"/>
              </w:tcPr>
            </w:tcPrChange>
          </w:tcPr>
          <w:p w14:paraId="70ADC76D" w14:textId="41F7FB99" w:rsidR="00934A72" w:rsidRDefault="00934A72" w:rsidP="00423DB5">
            <w:pPr>
              <w:pStyle w:val="PargrafodaLista"/>
              <w:tabs>
                <w:tab w:val="left" w:pos="7672"/>
              </w:tabs>
              <w:ind w:left="0"/>
              <w:outlineLvl w:val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FCDF7D3" wp14:editId="5A963D42">
                  <wp:extent cx="2440409" cy="2551662"/>
                  <wp:effectExtent l="1588" t="0" r="0" b="0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3522" b="7712"/>
                          <a:stretch/>
                        </pic:blipFill>
                        <pic:spPr bwMode="auto">
                          <a:xfrm rot="16200000">
                            <a:off x="0" y="0"/>
                            <a:ext cx="2451345" cy="25630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33" w:type="dxa"/>
            <w:tcPrChange w:id="383" w:author="Cleidiana Reis dos Santos" w:date="2022-06-27T23:28:00Z">
              <w:tcPr>
                <w:tcW w:w="5168" w:type="dxa"/>
              </w:tcPr>
            </w:tcPrChange>
          </w:tcPr>
          <w:p w14:paraId="55C8A4C5" w14:textId="18904C21" w:rsidR="00934A72" w:rsidRDefault="0026746F" w:rsidP="00423DB5">
            <w:pPr>
              <w:pStyle w:val="PargrafodaLista"/>
              <w:tabs>
                <w:tab w:val="left" w:pos="7672"/>
              </w:tabs>
              <w:ind w:left="0"/>
              <w:outlineLvl w:val="0"/>
              <w:rPr>
                <w:noProof/>
              </w:rPr>
            </w:pPr>
            <w:ins w:id="384" w:author="Cleidiana Reis dos Santos" w:date="2022-05-28T15:13:00Z">
              <w:r>
                <w:rPr>
                  <w:noProof/>
                </w:rPr>
                <w:drawing>
                  <wp:inline distT="0" distB="0" distL="0" distR="0" wp14:anchorId="72C54D00" wp14:editId="3BDCAB01">
                    <wp:extent cx="3233318" cy="2409138"/>
                    <wp:effectExtent l="0" t="0" r="5715" b="0"/>
                    <wp:docPr id="16" name="Imagem 16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"/>
                            <pic:cNvPicPr/>
                          </pic:nvPicPr>
                          <pic:blipFill rotWithShape="1">
                            <a:blip r:embed="rId15"/>
                            <a:srcRect l="60982" t="14001" r="9407" b="9991"/>
                            <a:stretch/>
                          </pic:blipFill>
                          <pic:spPr bwMode="auto">
                            <a:xfrm>
                              <a:off x="0" y="0"/>
                              <a:ext cx="3267251" cy="2434421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531200" w14:paraId="624ED3DD" w14:textId="77777777" w:rsidTr="00100C94">
        <w:tc>
          <w:tcPr>
            <w:tcW w:w="9360" w:type="dxa"/>
            <w:gridSpan w:val="2"/>
          </w:tcPr>
          <w:p w14:paraId="5BD19765" w14:textId="71F1B7B3" w:rsidR="00531200" w:rsidRPr="00C97191" w:rsidRDefault="00531200" w:rsidP="00531200">
            <w:pPr>
              <w:pStyle w:val="PargrafodaLista"/>
              <w:numPr>
                <w:ilvl w:val="0"/>
                <w:numId w:val="3"/>
              </w:numPr>
              <w:tabs>
                <w:tab w:val="left" w:pos="7672"/>
              </w:tabs>
              <w:outlineLvl w:val="0"/>
              <w:rPr>
                <w:b/>
                <w:sz w:val="40"/>
              </w:rPr>
            </w:pPr>
            <w:r>
              <w:rPr>
                <w:b/>
                <w:sz w:val="40"/>
              </w:rPr>
              <w:t>Invent</w:t>
            </w:r>
            <w:r w:rsidR="00BE73CD">
              <w:rPr>
                <w:b/>
                <w:sz w:val="40"/>
              </w:rPr>
              <w:t>á</w:t>
            </w:r>
            <w:r>
              <w:rPr>
                <w:b/>
                <w:sz w:val="40"/>
              </w:rPr>
              <w:t>rio de itens;</w:t>
            </w:r>
          </w:p>
          <w:p w14:paraId="68B42726" w14:textId="77777777" w:rsidR="00531200" w:rsidRDefault="00531200" w:rsidP="00423DB5">
            <w:pPr>
              <w:pStyle w:val="PargrafodaLista"/>
              <w:tabs>
                <w:tab w:val="left" w:pos="7672"/>
              </w:tabs>
              <w:ind w:left="0"/>
              <w:outlineLvl w:val="0"/>
              <w:rPr>
                <w:noProof/>
              </w:rPr>
            </w:pPr>
          </w:p>
        </w:tc>
      </w:tr>
      <w:tr w:rsidR="002B02DD" w14:paraId="32BCCA91" w14:textId="77777777" w:rsidTr="004B6DDC">
        <w:tc>
          <w:tcPr>
            <w:tcW w:w="4027" w:type="dxa"/>
            <w:tcPrChange w:id="385" w:author="Cleidiana Reis dos Santos" w:date="2022-06-27T23:28:00Z">
              <w:tcPr>
                <w:tcW w:w="4192" w:type="dxa"/>
              </w:tcPr>
            </w:tcPrChange>
          </w:tcPr>
          <w:p w14:paraId="1D99130A" w14:textId="602BFD65" w:rsidR="00934A72" w:rsidRDefault="00934A72" w:rsidP="00423DB5">
            <w:pPr>
              <w:pStyle w:val="PargrafodaLista"/>
              <w:tabs>
                <w:tab w:val="left" w:pos="7672"/>
              </w:tabs>
              <w:ind w:left="0"/>
              <w:outlineLvl w:val="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2A507C7" wp14:editId="602808F9">
                  <wp:extent cx="3312958" cy="2496079"/>
                  <wp:effectExtent l="8573" t="0" r="0" b="0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207" b="50447"/>
                          <a:stretch/>
                        </pic:blipFill>
                        <pic:spPr bwMode="auto">
                          <a:xfrm rot="16200000">
                            <a:off x="0" y="0"/>
                            <a:ext cx="3329920" cy="25088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33" w:type="dxa"/>
            <w:tcPrChange w:id="386" w:author="Cleidiana Reis dos Santos" w:date="2022-06-27T23:28:00Z">
              <w:tcPr>
                <w:tcW w:w="5168" w:type="dxa"/>
              </w:tcPr>
            </w:tcPrChange>
          </w:tcPr>
          <w:p w14:paraId="147C225B" w14:textId="7988074F" w:rsidR="00934A72" w:rsidRDefault="002B02DD" w:rsidP="00423DB5">
            <w:pPr>
              <w:pStyle w:val="PargrafodaLista"/>
              <w:tabs>
                <w:tab w:val="left" w:pos="7672"/>
              </w:tabs>
              <w:ind w:left="0"/>
              <w:outlineLvl w:val="0"/>
              <w:rPr>
                <w:noProof/>
              </w:rPr>
            </w:pPr>
            <w:ins w:id="387" w:author="Cleidiana Reis dos Santos" w:date="2022-05-27T22:43:00Z">
              <w:r>
                <w:rPr>
                  <w:noProof/>
                </w:rPr>
                <w:drawing>
                  <wp:inline distT="0" distB="0" distL="0" distR="0" wp14:anchorId="728D5E74" wp14:editId="6017FFF3">
                    <wp:extent cx="3421118" cy="2001520"/>
                    <wp:effectExtent l="0" t="0" r="8255" b="0"/>
                    <wp:docPr id="12" name="Imagem 1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"/>
                            <pic:cNvPicPr/>
                          </pic:nvPicPr>
                          <pic:blipFill rotWithShape="1">
                            <a:blip r:embed="rId17"/>
                            <a:srcRect l="17578" t="26177" r="59774" b="28179"/>
                            <a:stretch/>
                          </pic:blipFill>
                          <pic:spPr bwMode="auto">
                            <a:xfrm>
                              <a:off x="0" y="0"/>
                              <a:ext cx="3460800" cy="2024736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8F54CF" w:rsidDel="004B6DDC" w14:paraId="12C64E18" w14:textId="058714AF" w:rsidTr="00BE73CD">
        <w:trPr>
          <w:del w:id="388" w:author="Cleidiana Reis dos Santos" w:date="2022-06-27T23:28:00Z"/>
        </w:trPr>
        <w:tc>
          <w:tcPr>
            <w:tcW w:w="9360" w:type="dxa"/>
            <w:gridSpan w:val="2"/>
          </w:tcPr>
          <w:p w14:paraId="0F88729B" w14:textId="4DC66513" w:rsidR="008F54CF" w:rsidDel="0026746F" w:rsidRDefault="008F54CF" w:rsidP="008F54CF">
            <w:pPr>
              <w:pStyle w:val="PargrafodaLista"/>
              <w:numPr>
                <w:ilvl w:val="0"/>
                <w:numId w:val="3"/>
              </w:numPr>
              <w:tabs>
                <w:tab w:val="left" w:pos="7672"/>
              </w:tabs>
              <w:outlineLvl w:val="0"/>
              <w:rPr>
                <w:del w:id="389" w:author="Cleidiana Reis dos Santos" w:date="2022-05-28T15:16:00Z"/>
                <w:b/>
                <w:sz w:val="40"/>
              </w:rPr>
            </w:pPr>
            <w:del w:id="390" w:author="Cleidiana Reis dos Santos" w:date="2022-06-27T23:28:00Z">
              <w:r w:rsidDel="004B6DDC">
                <w:rPr>
                  <w:b/>
                  <w:sz w:val="40"/>
                </w:rPr>
                <w:delText>Tabela de log final;</w:delText>
              </w:r>
            </w:del>
          </w:p>
          <w:p w14:paraId="70DE1486" w14:textId="0B70E829" w:rsidR="008F54CF" w:rsidRPr="0026746F" w:rsidDel="004B6DDC" w:rsidRDefault="008F54CF">
            <w:pPr>
              <w:pStyle w:val="PargrafodaLista"/>
              <w:numPr>
                <w:ilvl w:val="0"/>
                <w:numId w:val="3"/>
              </w:numPr>
              <w:tabs>
                <w:tab w:val="left" w:pos="7672"/>
              </w:tabs>
              <w:outlineLvl w:val="0"/>
              <w:rPr>
                <w:del w:id="391" w:author="Cleidiana Reis dos Santos" w:date="2022-06-27T23:28:00Z"/>
                <w:noProof/>
              </w:rPr>
              <w:pPrChange w:id="392" w:author="Cleidiana Reis dos Santos" w:date="2022-06-27T23:28:00Z">
                <w:pPr>
                  <w:pStyle w:val="PargrafodaLista"/>
                  <w:tabs>
                    <w:tab w:val="left" w:pos="7672"/>
                  </w:tabs>
                  <w:ind w:left="0"/>
                  <w:outlineLvl w:val="0"/>
                </w:pPr>
              </w:pPrChange>
            </w:pPr>
          </w:p>
        </w:tc>
      </w:tr>
      <w:tr w:rsidR="002B02DD" w:rsidDel="004B6DDC" w14:paraId="1838066D" w14:textId="1B08B7B2" w:rsidTr="004B6DDC">
        <w:trPr>
          <w:del w:id="393" w:author="Cleidiana Reis dos Santos" w:date="2022-06-27T23:28:00Z"/>
        </w:trPr>
        <w:tc>
          <w:tcPr>
            <w:tcW w:w="4027" w:type="dxa"/>
            <w:tcPrChange w:id="394" w:author="Cleidiana Reis dos Santos" w:date="2022-06-27T23:28:00Z">
              <w:tcPr>
                <w:tcW w:w="4192" w:type="dxa"/>
              </w:tcPr>
            </w:tcPrChange>
          </w:tcPr>
          <w:p w14:paraId="5CAEBA78" w14:textId="3ECB9385" w:rsidR="00934A72" w:rsidDel="004B6DDC" w:rsidRDefault="008F54CF" w:rsidP="00423DB5">
            <w:pPr>
              <w:pStyle w:val="PargrafodaLista"/>
              <w:tabs>
                <w:tab w:val="left" w:pos="7672"/>
              </w:tabs>
              <w:ind w:left="0"/>
              <w:outlineLvl w:val="0"/>
              <w:rPr>
                <w:del w:id="395" w:author="Cleidiana Reis dos Santos" w:date="2022-06-27T23:28:00Z"/>
                <w:noProof/>
              </w:rPr>
            </w:pPr>
            <w:del w:id="396" w:author="Cleidiana Reis dos Santos" w:date="2022-06-27T23:27:00Z">
              <w:r w:rsidDel="004B6DDC">
                <w:rPr>
                  <w:noProof/>
                </w:rPr>
                <w:drawing>
                  <wp:inline distT="0" distB="0" distL="0" distR="0" wp14:anchorId="1FA71CD4" wp14:editId="1BBA2AE1">
                    <wp:extent cx="2746928" cy="2477390"/>
                    <wp:effectExtent l="1270" t="0" r="0" b="0"/>
                    <wp:docPr id="13" name="Imagem 1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8"/>
                            <pic:cNvPicPr>
                              <a:picLocks noChangeAspect="1" noChangeArrowheads="1"/>
                            </pic:cNvPicPr>
                          </pic:nvPicPr>
                          <pic:blipFill rotWithShape="1">
                            <a:blip r:embed="rId1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49297"/>
                            <a:stretch/>
                          </pic:blipFill>
                          <pic:spPr bwMode="auto">
                            <a:xfrm rot="16200000">
                              <a:off x="0" y="0"/>
                              <a:ext cx="2783454" cy="251033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5333" w:type="dxa"/>
            <w:tcPrChange w:id="397" w:author="Cleidiana Reis dos Santos" w:date="2022-06-27T23:28:00Z">
              <w:tcPr>
                <w:tcW w:w="5168" w:type="dxa"/>
              </w:tcPr>
            </w:tcPrChange>
          </w:tcPr>
          <w:p w14:paraId="36347FEF" w14:textId="22E735D3" w:rsidR="00934A72" w:rsidDel="004B6DDC" w:rsidRDefault="00934A72" w:rsidP="00423DB5">
            <w:pPr>
              <w:pStyle w:val="PargrafodaLista"/>
              <w:tabs>
                <w:tab w:val="left" w:pos="7672"/>
              </w:tabs>
              <w:ind w:left="0"/>
              <w:outlineLvl w:val="0"/>
              <w:rPr>
                <w:del w:id="398" w:author="Cleidiana Reis dos Santos" w:date="2022-06-27T23:28:00Z"/>
                <w:noProof/>
              </w:rPr>
            </w:pPr>
          </w:p>
        </w:tc>
      </w:tr>
      <w:tr w:rsidR="008F54CF" w:rsidRPr="00B32564" w14:paraId="535702A3" w14:textId="77777777" w:rsidTr="00BE73CD">
        <w:tc>
          <w:tcPr>
            <w:tcW w:w="9360" w:type="dxa"/>
            <w:gridSpan w:val="2"/>
          </w:tcPr>
          <w:p w14:paraId="0647C2E3" w14:textId="6A2C5F76" w:rsidR="0026746F" w:rsidRPr="0026746F" w:rsidRDefault="008F54CF" w:rsidP="0026746F">
            <w:pPr>
              <w:pStyle w:val="PargrafodaLista"/>
              <w:numPr>
                <w:ilvl w:val="0"/>
                <w:numId w:val="3"/>
              </w:numPr>
              <w:tabs>
                <w:tab w:val="left" w:pos="7672"/>
              </w:tabs>
              <w:outlineLvl w:val="0"/>
              <w:rPr>
                <w:b/>
                <w:sz w:val="40"/>
              </w:rPr>
            </w:pPr>
            <w:del w:id="399" w:author="Cleidiana Reis dos Santos" w:date="2022-05-28T15:15:00Z">
              <w:r w:rsidDel="0026746F">
                <w:rPr>
                  <w:b/>
                  <w:sz w:val="40"/>
                </w:rPr>
                <w:delText>Caixa de pergunta do sistema do jogo (“Deseja sair?”);</w:delText>
              </w:r>
            </w:del>
            <w:ins w:id="400" w:author="Cleidiana Reis dos Santos" w:date="2022-05-28T15:15:00Z">
              <w:r w:rsidR="0026746F">
                <w:rPr>
                  <w:b/>
                  <w:sz w:val="40"/>
                </w:rPr>
                <w:t>Pausa;</w:t>
              </w:r>
            </w:ins>
          </w:p>
          <w:p w14:paraId="00F96B14" w14:textId="511A2429" w:rsidR="008F54CF" w:rsidRDefault="0026746F">
            <w:pPr>
              <w:pStyle w:val="PargrafodaLista"/>
              <w:tabs>
                <w:tab w:val="left" w:pos="7672"/>
              </w:tabs>
              <w:ind w:left="0"/>
              <w:jc w:val="center"/>
              <w:outlineLvl w:val="0"/>
              <w:rPr>
                <w:noProof/>
              </w:rPr>
              <w:pPrChange w:id="401" w:author="Cleidiana Reis dos Santos" w:date="2022-05-28T15:16:00Z">
                <w:pPr>
                  <w:pStyle w:val="PargrafodaLista"/>
                  <w:tabs>
                    <w:tab w:val="left" w:pos="7672"/>
                  </w:tabs>
                  <w:ind w:left="0"/>
                  <w:outlineLvl w:val="0"/>
                </w:pPr>
              </w:pPrChange>
            </w:pPr>
            <w:ins w:id="402" w:author="Cleidiana Reis dos Santos" w:date="2022-05-28T15:16:00Z">
              <w:r>
                <w:rPr>
                  <w:noProof/>
                </w:rPr>
                <w:drawing>
                  <wp:inline distT="0" distB="0" distL="0" distR="0" wp14:anchorId="72EA094A" wp14:editId="4EFABF46">
                    <wp:extent cx="4156364" cy="2960529"/>
                    <wp:effectExtent l="0" t="0" r="0" b="0"/>
                    <wp:docPr id="17" name="Imagem 17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"/>
                            <pic:cNvPicPr/>
                          </pic:nvPicPr>
                          <pic:blipFill rotWithShape="1">
                            <a:blip r:embed="rId18"/>
                            <a:srcRect l="61160" t="14464" r="9660" b="13935"/>
                            <a:stretch/>
                          </pic:blipFill>
                          <pic:spPr bwMode="auto">
                            <a:xfrm>
                              <a:off x="0" y="0"/>
                              <a:ext cx="4164226" cy="2966129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2B02DD" w:rsidRPr="00B32564" w14:paraId="76DE86EB" w14:textId="77777777" w:rsidTr="004B6DDC">
        <w:tc>
          <w:tcPr>
            <w:tcW w:w="4027" w:type="dxa"/>
            <w:tcPrChange w:id="403" w:author="Cleidiana Reis dos Santos" w:date="2022-06-27T23:28:00Z">
              <w:tcPr>
                <w:tcW w:w="4192" w:type="dxa"/>
              </w:tcPr>
            </w:tcPrChange>
          </w:tcPr>
          <w:p w14:paraId="163923DA" w14:textId="060FFCAC" w:rsidR="00934A72" w:rsidRDefault="00934A72" w:rsidP="00423DB5">
            <w:pPr>
              <w:pStyle w:val="PargrafodaLista"/>
              <w:tabs>
                <w:tab w:val="left" w:pos="7672"/>
              </w:tabs>
              <w:ind w:left="0"/>
              <w:outlineLvl w:val="0"/>
              <w:rPr>
                <w:noProof/>
              </w:rPr>
            </w:pPr>
            <w:bookmarkStart w:id="404" w:name="_Hlk86955041"/>
          </w:p>
        </w:tc>
        <w:tc>
          <w:tcPr>
            <w:tcW w:w="5333" w:type="dxa"/>
            <w:tcPrChange w:id="405" w:author="Cleidiana Reis dos Santos" w:date="2022-06-27T23:28:00Z">
              <w:tcPr>
                <w:tcW w:w="5168" w:type="dxa"/>
              </w:tcPr>
            </w:tcPrChange>
          </w:tcPr>
          <w:p w14:paraId="2921203D" w14:textId="77777777" w:rsidR="00934A72" w:rsidRDefault="00934A72" w:rsidP="00423DB5">
            <w:pPr>
              <w:pStyle w:val="PargrafodaLista"/>
              <w:tabs>
                <w:tab w:val="left" w:pos="7672"/>
              </w:tabs>
              <w:ind w:left="0"/>
              <w:outlineLvl w:val="0"/>
              <w:rPr>
                <w:noProof/>
              </w:rPr>
            </w:pPr>
          </w:p>
        </w:tc>
      </w:tr>
      <w:bookmarkEnd w:id="404"/>
      <w:tr w:rsidR="008F54CF" w14:paraId="136E70A6" w14:textId="77777777" w:rsidTr="00BE73CD">
        <w:tc>
          <w:tcPr>
            <w:tcW w:w="9360" w:type="dxa"/>
            <w:gridSpan w:val="2"/>
          </w:tcPr>
          <w:p w14:paraId="34032266" w14:textId="057AD72A" w:rsidR="008F54CF" w:rsidRDefault="008F54CF" w:rsidP="008F54CF">
            <w:pPr>
              <w:pStyle w:val="PargrafodaLista"/>
              <w:numPr>
                <w:ilvl w:val="0"/>
                <w:numId w:val="3"/>
              </w:numPr>
              <w:tabs>
                <w:tab w:val="left" w:pos="7672"/>
              </w:tabs>
              <w:outlineLvl w:val="0"/>
              <w:rPr>
                <w:ins w:id="406" w:author="Cleidiana Reis dos Santos" w:date="2022-01-10T22:47:00Z"/>
                <w:b/>
                <w:sz w:val="40"/>
              </w:rPr>
            </w:pPr>
            <w:r>
              <w:rPr>
                <w:b/>
                <w:sz w:val="40"/>
              </w:rPr>
              <w:t>Personagem;</w:t>
            </w:r>
          </w:p>
          <w:p w14:paraId="549D274B" w14:textId="41C1942B" w:rsidR="00FD5F87" w:rsidRPr="00FD5F87" w:rsidRDefault="00FD5F87">
            <w:pPr>
              <w:tabs>
                <w:tab w:val="left" w:pos="7672"/>
              </w:tabs>
              <w:jc w:val="center"/>
              <w:outlineLvl w:val="0"/>
              <w:rPr>
                <w:b/>
                <w:sz w:val="40"/>
                <w:rPrChange w:id="407" w:author="Cleidiana Reis dos Santos" w:date="2022-01-10T22:47:00Z">
                  <w:rPr>
                    <w:sz w:val="40"/>
                  </w:rPr>
                </w:rPrChange>
              </w:rPr>
              <w:pPrChange w:id="408" w:author="Cleidiana Reis dos Santos" w:date="2022-01-10T22:47:00Z">
                <w:pPr>
                  <w:pStyle w:val="PargrafodaLista"/>
                  <w:numPr>
                    <w:numId w:val="3"/>
                  </w:numPr>
                  <w:tabs>
                    <w:tab w:val="left" w:pos="7672"/>
                  </w:tabs>
                  <w:ind w:left="0"/>
                  <w:outlineLvl w:val="0"/>
                </w:pPr>
              </w:pPrChange>
            </w:pPr>
            <w:ins w:id="409" w:author="Cleidiana Reis dos Santos" w:date="2022-01-10T22:47:00Z">
              <w:r>
                <w:rPr>
                  <w:noProof/>
                </w:rPr>
                <w:lastRenderedPageBreak/>
                <w:drawing>
                  <wp:inline distT="0" distB="0" distL="0" distR="0" wp14:anchorId="3A5E1CB9" wp14:editId="29527465">
                    <wp:extent cx="1473958" cy="2101755"/>
                    <wp:effectExtent l="0" t="0" r="0" b="0"/>
                    <wp:docPr id="10" name="Imagem 1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"/>
                            <pic:cNvPicPr/>
                          </pic:nvPicPr>
                          <pic:blipFill>
                            <a:blip r:embed="rId19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481375" cy="2112332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  <w:p w14:paraId="6F25AD18" w14:textId="77777777" w:rsidR="008F54CF" w:rsidRDefault="008F54CF" w:rsidP="00423DB5">
            <w:pPr>
              <w:pStyle w:val="PargrafodaLista"/>
              <w:tabs>
                <w:tab w:val="left" w:pos="7672"/>
              </w:tabs>
              <w:ind w:left="0"/>
              <w:outlineLvl w:val="0"/>
              <w:rPr>
                <w:noProof/>
              </w:rPr>
            </w:pPr>
          </w:p>
        </w:tc>
      </w:tr>
      <w:tr w:rsidR="002B02DD" w14:paraId="40539846" w14:textId="77777777" w:rsidTr="004B6DDC">
        <w:tc>
          <w:tcPr>
            <w:tcW w:w="4027" w:type="dxa"/>
            <w:tcPrChange w:id="410" w:author="Cleidiana Reis dos Santos" w:date="2022-06-27T23:28:00Z">
              <w:tcPr>
                <w:tcW w:w="4192" w:type="dxa"/>
              </w:tcPr>
            </w:tcPrChange>
          </w:tcPr>
          <w:p w14:paraId="0838B903" w14:textId="77777777" w:rsidR="008F54CF" w:rsidRDefault="008F54CF" w:rsidP="00A5633D">
            <w:pPr>
              <w:pStyle w:val="PargrafodaLista"/>
              <w:tabs>
                <w:tab w:val="left" w:pos="7672"/>
              </w:tabs>
              <w:ind w:left="0"/>
              <w:outlineLvl w:val="0"/>
              <w:rPr>
                <w:noProof/>
              </w:rPr>
            </w:pPr>
          </w:p>
        </w:tc>
        <w:tc>
          <w:tcPr>
            <w:tcW w:w="5333" w:type="dxa"/>
            <w:tcPrChange w:id="411" w:author="Cleidiana Reis dos Santos" w:date="2022-06-27T23:28:00Z">
              <w:tcPr>
                <w:tcW w:w="5168" w:type="dxa"/>
              </w:tcPr>
            </w:tcPrChange>
          </w:tcPr>
          <w:p w14:paraId="031E669F" w14:textId="77777777" w:rsidR="008F54CF" w:rsidRDefault="008F54CF" w:rsidP="00A5633D">
            <w:pPr>
              <w:pStyle w:val="PargrafodaLista"/>
              <w:tabs>
                <w:tab w:val="left" w:pos="7672"/>
              </w:tabs>
              <w:ind w:left="0"/>
              <w:outlineLvl w:val="0"/>
              <w:rPr>
                <w:noProof/>
              </w:rPr>
            </w:pPr>
          </w:p>
        </w:tc>
      </w:tr>
    </w:tbl>
    <w:p w14:paraId="25D6F8D5" w14:textId="25D4BB72" w:rsidR="0077658F" w:rsidRPr="00247EDC" w:rsidDel="004B6DDC" w:rsidRDefault="0077658F" w:rsidP="00CF2F50">
      <w:pPr>
        <w:pStyle w:val="PargrafodaLista"/>
        <w:tabs>
          <w:tab w:val="left" w:pos="7672"/>
        </w:tabs>
        <w:ind w:left="0" w:firstLine="360"/>
        <w:jc w:val="both"/>
        <w:rPr>
          <w:del w:id="412" w:author="Cleidiana Reis dos Santos" w:date="2022-06-27T23:28:00Z"/>
          <w:color w:val="808080" w:themeColor="background1" w:themeShade="80"/>
          <w:sz w:val="24"/>
          <w:lang w:val="pt-BR"/>
        </w:rPr>
      </w:pPr>
      <w:del w:id="413" w:author="Cleidiana Reis dos Santos" w:date="2022-06-27T23:28:00Z">
        <w:r w:rsidRPr="00247EDC" w:rsidDel="004B6DDC">
          <w:rPr>
            <w:color w:val="808080" w:themeColor="background1" w:themeShade="80"/>
            <w:sz w:val="24"/>
            <w:lang w:val="pt-BR"/>
          </w:rPr>
          <w:delText xml:space="preserve">Descrição e ilustração dos cenários do jogo; </w:delText>
        </w:r>
      </w:del>
    </w:p>
    <w:p w14:paraId="4314D26E" w14:textId="2D63B6D7" w:rsidR="0077658F" w:rsidRPr="00247EDC" w:rsidDel="004B6DDC" w:rsidRDefault="0077658F" w:rsidP="00CF2F50">
      <w:pPr>
        <w:pStyle w:val="PargrafodaLista"/>
        <w:tabs>
          <w:tab w:val="left" w:pos="7672"/>
        </w:tabs>
        <w:ind w:left="0" w:firstLine="360"/>
        <w:jc w:val="both"/>
        <w:rPr>
          <w:del w:id="414" w:author="Cleidiana Reis dos Santos" w:date="2022-06-27T23:28:00Z"/>
          <w:color w:val="808080" w:themeColor="background1" w:themeShade="80"/>
          <w:sz w:val="24"/>
          <w:lang w:val="pt-BR"/>
        </w:rPr>
      </w:pPr>
      <w:del w:id="415" w:author="Cleidiana Reis dos Santos" w:date="2022-06-27T23:28:00Z">
        <w:r w:rsidRPr="00247EDC" w:rsidDel="004B6DDC">
          <w:rPr>
            <w:color w:val="808080" w:themeColor="background1" w:themeShade="80"/>
            <w:sz w:val="24"/>
            <w:lang w:val="pt-BR"/>
          </w:rPr>
          <w:delText>Como as fases do jogo estão conectadas?</w:delText>
        </w:r>
      </w:del>
    </w:p>
    <w:p w14:paraId="05B50597" w14:textId="319C582E" w:rsidR="0077658F" w:rsidRPr="00247EDC" w:rsidDel="004B6DDC" w:rsidRDefault="0077658F" w:rsidP="00CF2F50">
      <w:pPr>
        <w:pStyle w:val="PargrafodaLista"/>
        <w:tabs>
          <w:tab w:val="left" w:pos="7672"/>
        </w:tabs>
        <w:ind w:left="0" w:firstLine="360"/>
        <w:jc w:val="both"/>
        <w:rPr>
          <w:del w:id="416" w:author="Cleidiana Reis dos Santos" w:date="2022-06-27T23:28:00Z"/>
          <w:color w:val="808080" w:themeColor="background1" w:themeShade="80"/>
          <w:sz w:val="24"/>
          <w:lang w:val="pt-BR"/>
        </w:rPr>
      </w:pPr>
      <w:del w:id="417" w:author="Cleidiana Reis dos Santos" w:date="2022-06-27T23:28:00Z">
        <w:r w:rsidRPr="00247EDC" w:rsidDel="004B6DDC">
          <w:rPr>
            <w:color w:val="808080" w:themeColor="background1" w:themeShade="80"/>
            <w:sz w:val="24"/>
            <w:lang w:val="pt-BR"/>
          </w:rPr>
          <w:delText>Qual a estrutura do mundo?</w:delText>
        </w:r>
      </w:del>
    </w:p>
    <w:p w14:paraId="11E54C49" w14:textId="6577F0B5" w:rsidR="0077658F" w:rsidRPr="00144F58" w:rsidDel="004B6DDC" w:rsidRDefault="0077658F" w:rsidP="002C24D9">
      <w:pPr>
        <w:pStyle w:val="PargrafodaLista"/>
        <w:tabs>
          <w:tab w:val="left" w:pos="7672"/>
        </w:tabs>
        <w:ind w:left="0" w:firstLine="360"/>
        <w:jc w:val="both"/>
        <w:rPr>
          <w:del w:id="418" w:author="Cleidiana Reis dos Santos" w:date="2022-06-27T23:28:00Z"/>
          <w:color w:val="808080" w:themeColor="background1" w:themeShade="80"/>
          <w:sz w:val="24"/>
          <w:lang w:val="pt-BR"/>
        </w:rPr>
      </w:pPr>
      <w:del w:id="419" w:author="Cleidiana Reis dos Santos" w:date="2022-06-27T23:28:00Z">
        <w:r w:rsidRPr="00144F58" w:rsidDel="004B6DDC">
          <w:rPr>
            <w:color w:val="808080" w:themeColor="background1" w:themeShade="80"/>
            <w:sz w:val="24"/>
            <w:lang w:val="pt-BR"/>
          </w:rPr>
          <w:delText>Qual a emoção presente em cada ambiente?</w:delText>
        </w:r>
      </w:del>
    </w:p>
    <w:p w14:paraId="77C99C9A" w14:textId="315BE27A" w:rsidR="00144F58" w:rsidRPr="00144F58" w:rsidDel="004B6DDC" w:rsidRDefault="0077658F" w:rsidP="00144F58">
      <w:pPr>
        <w:pStyle w:val="PargrafodaLista"/>
        <w:tabs>
          <w:tab w:val="left" w:pos="7672"/>
        </w:tabs>
        <w:ind w:left="0" w:firstLine="360"/>
        <w:jc w:val="both"/>
        <w:rPr>
          <w:del w:id="420" w:author="Cleidiana Reis dos Santos" w:date="2022-06-27T23:28:00Z"/>
          <w:color w:val="808080" w:themeColor="background1" w:themeShade="80"/>
          <w:sz w:val="24"/>
          <w:lang w:val="pt-BR"/>
        </w:rPr>
      </w:pPr>
      <w:del w:id="421" w:author="Cleidiana Reis dos Santos" w:date="2022-06-27T23:28:00Z">
        <w:r w:rsidRPr="00144F58" w:rsidDel="004B6DDC">
          <w:rPr>
            <w:color w:val="808080" w:themeColor="background1" w:themeShade="80"/>
            <w:sz w:val="24"/>
            <w:lang w:val="pt-BR"/>
          </w:rPr>
          <w:delText>Que tipo de música deve ser usada em cada fase?</w:delText>
        </w:r>
      </w:del>
    </w:p>
    <w:p w14:paraId="0A6C9490" w14:textId="41DEC605" w:rsidR="005E6EDF" w:rsidDel="004B6DDC" w:rsidRDefault="0077658F" w:rsidP="003C0488">
      <w:pPr>
        <w:pStyle w:val="PargrafodaLista"/>
        <w:tabs>
          <w:tab w:val="left" w:pos="7672"/>
        </w:tabs>
        <w:ind w:left="0" w:firstLine="360"/>
        <w:jc w:val="both"/>
        <w:rPr>
          <w:del w:id="422" w:author="Cleidiana Reis dos Santos" w:date="2022-06-27T23:28:00Z"/>
          <w:color w:val="808080" w:themeColor="background1" w:themeShade="80"/>
          <w:sz w:val="24"/>
          <w:lang w:val="pt-BR"/>
        </w:rPr>
      </w:pPr>
      <w:del w:id="423" w:author="Cleidiana Reis dos Santos" w:date="2022-06-27T23:28:00Z">
        <w:r w:rsidRPr="00144F58" w:rsidDel="004B6DDC">
          <w:rPr>
            <w:color w:val="808080" w:themeColor="background1" w:themeShade="80"/>
            <w:sz w:val="24"/>
            <w:lang w:val="pt-BR"/>
          </w:rPr>
          <w:delText>Inclua ilustrações de todos os mapas e fases do jogo;</w:delText>
        </w:r>
      </w:del>
    </w:p>
    <w:p w14:paraId="179008D3" w14:textId="77777777" w:rsidR="003C0488" w:rsidRPr="0077658F" w:rsidRDefault="003C0488" w:rsidP="003C0488">
      <w:pPr>
        <w:pStyle w:val="PargrafodaLista"/>
        <w:tabs>
          <w:tab w:val="left" w:pos="7672"/>
        </w:tabs>
        <w:ind w:left="0" w:firstLine="360"/>
        <w:jc w:val="both"/>
        <w:rPr>
          <w:sz w:val="24"/>
          <w:lang w:val="pt-BR"/>
        </w:rPr>
      </w:pPr>
    </w:p>
    <w:p w14:paraId="4852A56D" w14:textId="77777777" w:rsidR="005E6EDF" w:rsidRDefault="005E6EDF" w:rsidP="002C24D9">
      <w:pPr>
        <w:pStyle w:val="PargrafodaLista"/>
        <w:numPr>
          <w:ilvl w:val="0"/>
          <w:numId w:val="1"/>
        </w:numPr>
        <w:tabs>
          <w:tab w:val="left" w:pos="7672"/>
        </w:tabs>
        <w:jc w:val="both"/>
        <w:outlineLvl w:val="0"/>
        <w:rPr>
          <w:b/>
          <w:sz w:val="40"/>
          <w:lang w:val="pt-BR"/>
        </w:rPr>
      </w:pPr>
      <w:bookmarkStart w:id="424" w:name="_Toc78575477"/>
      <w:r>
        <w:rPr>
          <w:b/>
          <w:sz w:val="40"/>
          <w:lang w:val="pt-BR"/>
        </w:rPr>
        <w:t>Interface</w:t>
      </w:r>
      <w:bookmarkEnd w:id="424"/>
    </w:p>
    <w:p w14:paraId="25A12EAD" w14:textId="77777777" w:rsidR="005E6EDF" w:rsidRDefault="005E6EDF" w:rsidP="002C24D9">
      <w:pPr>
        <w:pStyle w:val="PargrafodaLista"/>
        <w:tabs>
          <w:tab w:val="left" w:pos="7672"/>
        </w:tabs>
        <w:ind w:left="360"/>
        <w:jc w:val="both"/>
        <w:rPr>
          <w:sz w:val="28"/>
          <w:lang w:val="pt-BR"/>
        </w:rPr>
      </w:pPr>
    </w:p>
    <w:p w14:paraId="168C66C6" w14:textId="7089961F" w:rsidR="00E7131E" w:rsidRPr="00CF2F50" w:rsidDel="00E65609" w:rsidRDefault="00254339" w:rsidP="00CF2F50">
      <w:pPr>
        <w:pStyle w:val="PargrafodaLista"/>
        <w:tabs>
          <w:tab w:val="left" w:pos="7672"/>
        </w:tabs>
        <w:ind w:left="0" w:firstLine="360"/>
        <w:jc w:val="both"/>
        <w:rPr>
          <w:del w:id="425" w:author="Cleidiana Reis dos Santos" w:date="2022-06-27T23:31:00Z"/>
          <w:lang w:val="pt-BR"/>
        </w:rPr>
      </w:pPr>
      <w:r>
        <w:rPr>
          <w:sz w:val="24"/>
          <w:lang w:val="pt-BR"/>
        </w:rPr>
        <w:t>A plataforma do jogo é o navegador do computador.</w:t>
      </w:r>
      <w:r w:rsidR="0077658F">
        <w:rPr>
          <w:sz w:val="24"/>
          <w:lang w:val="pt-BR"/>
        </w:rPr>
        <w:t xml:space="preserve"> </w:t>
      </w:r>
    </w:p>
    <w:p w14:paraId="121C4C0A" w14:textId="14F5AC2F" w:rsidR="0077658F" w:rsidRPr="00CF2F50" w:rsidDel="00E65609" w:rsidRDefault="0077658F" w:rsidP="00CF2F50">
      <w:pPr>
        <w:pStyle w:val="PargrafodaLista"/>
        <w:tabs>
          <w:tab w:val="left" w:pos="7672"/>
        </w:tabs>
        <w:ind w:left="0" w:firstLine="360"/>
        <w:jc w:val="both"/>
        <w:rPr>
          <w:del w:id="426" w:author="Cleidiana Reis dos Santos" w:date="2022-06-27T23:31:00Z"/>
          <w:lang w:val="pt-BR"/>
        </w:rPr>
      </w:pPr>
      <w:del w:id="427" w:author="Cleidiana Reis dos Santos" w:date="2022-06-27T23:31:00Z">
        <w:r w:rsidRPr="0077658F" w:rsidDel="00E65609">
          <w:rPr>
            <w:sz w:val="24"/>
            <w:lang w:val="pt-BR"/>
          </w:rPr>
          <w:delText>Design e ilus</w:delText>
        </w:r>
        <w:r w:rsidDel="00E65609">
          <w:rPr>
            <w:sz w:val="24"/>
            <w:lang w:val="pt-BR"/>
          </w:rPr>
          <w:delText>tração do HUD (head-up display);</w:delText>
        </w:r>
      </w:del>
    </w:p>
    <w:p w14:paraId="5E4CB23E" w14:textId="25DD6329" w:rsidR="0077658F" w:rsidRPr="00CF2F50" w:rsidDel="00E65609" w:rsidRDefault="0077658F" w:rsidP="00CF2F50">
      <w:pPr>
        <w:pStyle w:val="PargrafodaLista"/>
        <w:tabs>
          <w:tab w:val="left" w:pos="7672"/>
        </w:tabs>
        <w:ind w:left="0" w:firstLine="360"/>
        <w:jc w:val="both"/>
        <w:rPr>
          <w:del w:id="428" w:author="Cleidiana Reis dos Santos" w:date="2022-06-27T23:31:00Z"/>
          <w:lang w:val="pt-BR"/>
        </w:rPr>
      </w:pPr>
      <w:del w:id="429" w:author="Cleidiana Reis dos Santos" w:date="2022-06-27T23:31:00Z">
        <w:r w:rsidDel="00E65609">
          <w:rPr>
            <w:sz w:val="24"/>
            <w:lang w:val="pt-BR"/>
          </w:rPr>
          <w:delText xml:space="preserve">- </w:delText>
        </w:r>
        <w:r w:rsidRPr="0077658F" w:rsidDel="00E65609">
          <w:rPr>
            <w:sz w:val="24"/>
            <w:lang w:val="pt-BR"/>
          </w:rPr>
          <w:delText>Posicionamento dos elementos do HUD</w:delText>
        </w:r>
        <w:r w:rsidDel="00E65609">
          <w:rPr>
            <w:sz w:val="24"/>
            <w:lang w:val="pt-BR"/>
          </w:rPr>
          <w:delText>;</w:delText>
        </w:r>
      </w:del>
    </w:p>
    <w:p w14:paraId="3F5EE4EB" w14:textId="0792E079" w:rsidR="0077658F" w:rsidRPr="0077658F" w:rsidDel="00E65609" w:rsidRDefault="0077658F" w:rsidP="002C24D9">
      <w:pPr>
        <w:pStyle w:val="PargrafodaLista"/>
        <w:tabs>
          <w:tab w:val="left" w:pos="7672"/>
        </w:tabs>
        <w:ind w:left="0" w:firstLine="360"/>
        <w:jc w:val="both"/>
        <w:rPr>
          <w:del w:id="430" w:author="Cleidiana Reis dos Santos" w:date="2022-06-27T23:31:00Z"/>
          <w:sz w:val="24"/>
          <w:lang w:val="pt-BR"/>
        </w:rPr>
      </w:pPr>
      <w:del w:id="431" w:author="Cleidiana Reis dos Santos" w:date="2022-06-27T23:31:00Z">
        <w:r w:rsidDel="00E65609">
          <w:rPr>
            <w:sz w:val="24"/>
            <w:lang w:val="pt-BR"/>
          </w:rPr>
          <w:delText xml:space="preserve">- </w:delText>
        </w:r>
        <w:r w:rsidRPr="0077658F" w:rsidDel="00E65609">
          <w:rPr>
            <w:sz w:val="24"/>
            <w:lang w:val="pt-BR"/>
          </w:rPr>
          <w:delText>Design e ilustração das interfaces do jogo: tela in</w:delText>
        </w:r>
        <w:r w:rsidDel="00E65609">
          <w:rPr>
            <w:sz w:val="24"/>
            <w:lang w:val="pt-BR"/>
          </w:rPr>
          <w:delText>i</w:delText>
        </w:r>
        <w:r w:rsidRPr="0077658F" w:rsidDel="00E65609">
          <w:rPr>
            <w:sz w:val="24"/>
            <w:lang w:val="pt-BR"/>
          </w:rPr>
          <w:delText>cial, menu de opções, tela de pause, menu de itens, tela de loading etc...</w:delText>
        </w:r>
      </w:del>
    </w:p>
    <w:p w14:paraId="3680D088" w14:textId="77777777" w:rsidR="005E6EDF" w:rsidRDefault="005E6EDF">
      <w:pPr>
        <w:pStyle w:val="PargrafodaLista"/>
        <w:tabs>
          <w:tab w:val="left" w:pos="7672"/>
        </w:tabs>
        <w:ind w:left="0" w:firstLine="360"/>
        <w:jc w:val="both"/>
        <w:rPr>
          <w:lang w:val="pt-BR"/>
        </w:rPr>
        <w:pPrChange w:id="432" w:author="Cleidiana Reis dos Santos" w:date="2022-06-27T23:31:00Z">
          <w:pPr>
            <w:jc w:val="both"/>
          </w:pPr>
        </w:pPrChange>
      </w:pPr>
      <w:r>
        <w:rPr>
          <w:lang w:val="pt-BR"/>
        </w:rPr>
        <w:br w:type="page"/>
      </w:r>
    </w:p>
    <w:p w14:paraId="06CCBDFD" w14:textId="0B41F1A9" w:rsidR="005E6EDF" w:rsidRDefault="005E6EDF" w:rsidP="002C24D9">
      <w:pPr>
        <w:pStyle w:val="PargrafodaLista"/>
        <w:numPr>
          <w:ilvl w:val="0"/>
          <w:numId w:val="1"/>
        </w:numPr>
        <w:tabs>
          <w:tab w:val="left" w:pos="7672"/>
        </w:tabs>
        <w:jc w:val="both"/>
        <w:outlineLvl w:val="0"/>
        <w:rPr>
          <w:b/>
          <w:sz w:val="40"/>
          <w:lang w:val="pt-BR"/>
        </w:rPr>
      </w:pPr>
      <w:bookmarkStart w:id="433" w:name="_Toc78575478"/>
      <w:r>
        <w:rPr>
          <w:b/>
          <w:sz w:val="40"/>
          <w:lang w:val="pt-BR"/>
        </w:rPr>
        <w:lastRenderedPageBreak/>
        <w:t>Cutscenes</w:t>
      </w:r>
      <w:r w:rsidR="00C265F8">
        <w:rPr>
          <w:b/>
          <w:sz w:val="40"/>
          <w:lang w:val="pt-BR"/>
        </w:rPr>
        <w:t xml:space="preserve"> (</w:t>
      </w:r>
      <w:bookmarkEnd w:id="433"/>
      <w:r w:rsidR="00AE322D">
        <w:rPr>
          <w:b/>
          <w:sz w:val="40"/>
          <w:lang w:val="pt-BR"/>
        </w:rPr>
        <w:t>Apenas vídeo introdutório)</w:t>
      </w:r>
      <w:ins w:id="434" w:author="Cleidiana Reis dos Santos" w:date="2022-06-27T23:30:00Z">
        <w:r w:rsidR="00E65609">
          <w:rPr>
            <w:b/>
            <w:sz w:val="40"/>
            <w:lang w:val="pt-BR"/>
          </w:rPr>
          <w:t xml:space="preserve"> e Sons</w:t>
        </w:r>
      </w:ins>
    </w:p>
    <w:p w14:paraId="77A13872" w14:textId="77777777" w:rsidR="005E6EDF" w:rsidRDefault="005E6EDF" w:rsidP="002C24D9">
      <w:pPr>
        <w:pStyle w:val="PargrafodaLista"/>
        <w:tabs>
          <w:tab w:val="left" w:pos="7672"/>
        </w:tabs>
        <w:ind w:left="360"/>
        <w:jc w:val="both"/>
        <w:rPr>
          <w:sz w:val="28"/>
          <w:lang w:val="pt-BR"/>
        </w:rPr>
      </w:pPr>
    </w:p>
    <w:p w14:paraId="7EFF6DB0" w14:textId="652D31FA" w:rsidR="0077658F" w:rsidRPr="00144F58" w:rsidDel="004B6DDC" w:rsidRDefault="0077658F" w:rsidP="00247EDC">
      <w:pPr>
        <w:pStyle w:val="PargrafodaLista"/>
        <w:tabs>
          <w:tab w:val="left" w:pos="7672"/>
        </w:tabs>
        <w:ind w:left="0" w:firstLine="360"/>
        <w:jc w:val="both"/>
        <w:rPr>
          <w:del w:id="435" w:author="Cleidiana Reis dos Santos" w:date="2022-06-27T23:28:00Z"/>
          <w:color w:val="808080" w:themeColor="background1" w:themeShade="80"/>
          <w:sz w:val="24"/>
          <w:lang w:val="pt-BR"/>
        </w:rPr>
      </w:pPr>
      <w:del w:id="436" w:author="Cleidiana Reis dos Santos" w:date="2022-06-27T23:28:00Z">
        <w:r w:rsidRPr="00144F58" w:rsidDel="004B6DDC">
          <w:rPr>
            <w:color w:val="808080" w:themeColor="background1" w:themeShade="80"/>
            <w:sz w:val="24"/>
            <w:lang w:val="pt-BR"/>
          </w:rPr>
          <w:delText>Descrição dos filmes que serão incluídos no jogo;</w:delText>
        </w:r>
      </w:del>
    </w:p>
    <w:p w14:paraId="6D77ADE4" w14:textId="3E2CD514" w:rsidR="0077658F" w:rsidRPr="00144F58" w:rsidDel="004B6DDC" w:rsidRDefault="0077658F" w:rsidP="00247EDC">
      <w:pPr>
        <w:pStyle w:val="PargrafodaLista"/>
        <w:tabs>
          <w:tab w:val="left" w:pos="7672"/>
        </w:tabs>
        <w:ind w:left="0" w:firstLine="360"/>
        <w:jc w:val="both"/>
        <w:rPr>
          <w:del w:id="437" w:author="Cleidiana Reis dos Santos" w:date="2022-06-27T23:28:00Z"/>
          <w:color w:val="808080" w:themeColor="background1" w:themeShade="80"/>
          <w:sz w:val="24"/>
          <w:lang w:val="pt-BR"/>
        </w:rPr>
      </w:pPr>
      <w:del w:id="438" w:author="Cleidiana Reis dos Santos" w:date="2022-06-27T23:28:00Z">
        <w:r w:rsidRPr="00144F58" w:rsidDel="004B6DDC">
          <w:rPr>
            <w:color w:val="808080" w:themeColor="background1" w:themeShade="80"/>
            <w:sz w:val="24"/>
            <w:lang w:val="pt-BR"/>
          </w:rPr>
          <w:delText>Descrição dos roteiros;</w:delText>
        </w:r>
      </w:del>
    </w:p>
    <w:p w14:paraId="5B9EA019" w14:textId="1E5D7C6A" w:rsidR="0077658F" w:rsidRPr="00144F58" w:rsidDel="004B6DDC" w:rsidRDefault="0077658F">
      <w:pPr>
        <w:pStyle w:val="PargrafodaLista"/>
        <w:numPr>
          <w:ilvl w:val="0"/>
          <w:numId w:val="1"/>
        </w:numPr>
        <w:tabs>
          <w:tab w:val="left" w:pos="7672"/>
        </w:tabs>
        <w:jc w:val="both"/>
        <w:rPr>
          <w:del w:id="439" w:author="Cleidiana Reis dos Santos" w:date="2022-06-27T23:28:00Z"/>
          <w:color w:val="808080" w:themeColor="background1" w:themeShade="80"/>
          <w:sz w:val="24"/>
          <w:lang w:val="pt-BR"/>
        </w:rPr>
        <w:pPrChange w:id="440" w:author="Cleidiana Reis dos Santos" w:date="2022-06-27T23:30:00Z">
          <w:pPr>
            <w:pStyle w:val="PargrafodaLista"/>
            <w:tabs>
              <w:tab w:val="left" w:pos="7672"/>
            </w:tabs>
            <w:ind w:left="0" w:firstLine="360"/>
            <w:jc w:val="both"/>
          </w:pPr>
        </w:pPrChange>
      </w:pPr>
      <w:del w:id="441" w:author="Cleidiana Reis dos Santos" w:date="2022-06-27T23:28:00Z">
        <w:r w:rsidRPr="00144F58" w:rsidDel="004B6DDC">
          <w:rPr>
            <w:color w:val="808080" w:themeColor="background1" w:themeShade="80"/>
            <w:sz w:val="24"/>
            <w:lang w:val="pt-BR"/>
          </w:rPr>
          <w:delText>Qual método será usado para a criação dos filmes?</w:delText>
        </w:r>
      </w:del>
    </w:p>
    <w:p w14:paraId="08CBC220" w14:textId="15EE07C6" w:rsidR="00EC2A44" w:rsidRPr="00247EDC" w:rsidDel="004B6DDC" w:rsidRDefault="0077658F">
      <w:pPr>
        <w:pStyle w:val="PargrafodaLista"/>
        <w:numPr>
          <w:ilvl w:val="0"/>
          <w:numId w:val="1"/>
        </w:numPr>
        <w:tabs>
          <w:tab w:val="left" w:pos="7672"/>
        </w:tabs>
        <w:jc w:val="both"/>
        <w:rPr>
          <w:del w:id="442" w:author="Cleidiana Reis dos Santos" w:date="2022-06-27T23:28:00Z"/>
          <w:color w:val="808080" w:themeColor="background1" w:themeShade="80"/>
          <w:sz w:val="24"/>
          <w:lang w:val="pt-BR"/>
        </w:rPr>
        <w:pPrChange w:id="443" w:author="Cleidiana Reis dos Santos" w:date="2022-06-27T23:30:00Z">
          <w:pPr>
            <w:pStyle w:val="PargrafodaLista"/>
            <w:tabs>
              <w:tab w:val="left" w:pos="7672"/>
            </w:tabs>
            <w:ind w:left="0" w:firstLine="360"/>
            <w:jc w:val="both"/>
          </w:pPr>
        </w:pPrChange>
      </w:pPr>
      <w:del w:id="444" w:author="Cleidiana Reis dos Santos" w:date="2022-06-27T23:28:00Z">
        <w:r w:rsidRPr="00144F58" w:rsidDel="004B6DDC">
          <w:rPr>
            <w:color w:val="808080" w:themeColor="background1" w:themeShade="80"/>
            <w:sz w:val="24"/>
            <w:lang w:val="pt-BR"/>
          </w:rPr>
          <w:delText>Em quais momentos eles serão exibidos?</w:delText>
        </w:r>
      </w:del>
    </w:p>
    <w:p w14:paraId="1CE892B7" w14:textId="77777777" w:rsidR="00EC2A44" w:rsidRPr="00EC2A44" w:rsidDel="00E65609" w:rsidRDefault="00EC2A44">
      <w:pPr>
        <w:pStyle w:val="PargrafodaLista"/>
        <w:numPr>
          <w:ilvl w:val="0"/>
          <w:numId w:val="1"/>
        </w:numPr>
        <w:tabs>
          <w:tab w:val="left" w:pos="7672"/>
        </w:tabs>
        <w:rPr>
          <w:del w:id="445" w:author="Cleidiana Reis dos Santos" w:date="2022-06-27T23:30:00Z"/>
          <w:sz w:val="24"/>
          <w:lang w:val="pt-BR"/>
        </w:rPr>
        <w:pPrChange w:id="446" w:author="Cleidiana Reis dos Santos" w:date="2022-06-27T23:30:00Z">
          <w:pPr>
            <w:pStyle w:val="PargrafodaLista"/>
            <w:tabs>
              <w:tab w:val="left" w:pos="7672"/>
            </w:tabs>
            <w:ind w:left="0" w:firstLine="360"/>
          </w:pPr>
        </w:pPrChange>
      </w:pPr>
    </w:p>
    <w:p w14:paraId="424A3BA4" w14:textId="097A9909" w:rsidR="00555164" w:rsidRPr="00555164" w:rsidDel="00E65609" w:rsidRDefault="00C265F8" w:rsidP="00E65609">
      <w:pPr>
        <w:pStyle w:val="PargrafodaLista"/>
        <w:numPr>
          <w:ilvl w:val="0"/>
          <w:numId w:val="1"/>
        </w:numPr>
        <w:tabs>
          <w:tab w:val="left" w:pos="7672"/>
        </w:tabs>
        <w:outlineLvl w:val="0"/>
        <w:rPr>
          <w:del w:id="447" w:author="Cleidiana Reis dos Santos" w:date="2022-06-27T23:30:00Z"/>
          <w:b/>
          <w:sz w:val="40"/>
          <w:lang w:val="pt-BR"/>
          <w:rPrChange w:id="448" w:author="Cleidiana Reis dos Santos" w:date="2022-04-21T17:01:00Z">
            <w:rPr>
              <w:del w:id="449" w:author="Cleidiana Reis dos Santos" w:date="2022-06-27T23:30:00Z"/>
              <w:lang w:val="pt-BR"/>
            </w:rPr>
          </w:rPrChange>
        </w:rPr>
      </w:pPr>
      <w:bookmarkStart w:id="450" w:name="_Toc78575479"/>
      <w:del w:id="451" w:author="Cleidiana Reis dos Santos" w:date="2022-06-27T23:30:00Z">
        <w:r w:rsidRPr="00EC2A44" w:rsidDel="00E65609">
          <w:rPr>
            <w:b/>
            <w:sz w:val="40"/>
            <w:lang w:val="pt-BR"/>
          </w:rPr>
          <w:delText>Sons</w:delText>
        </w:r>
        <w:r w:rsidR="00C33848" w:rsidDel="00E65609">
          <w:rPr>
            <w:b/>
            <w:sz w:val="40"/>
            <w:lang w:val="pt-BR"/>
          </w:rPr>
          <w:delText xml:space="preserve"> (Não</w:delText>
        </w:r>
        <w:r w:rsidR="00AE322D" w:rsidDel="00E65609">
          <w:rPr>
            <w:b/>
            <w:sz w:val="40"/>
            <w:lang w:val="pt-BR"/>
          </w:rPr>
          <w:delText xml:space="preserve"> </w:delText>
        </w:r>
        <w:r w:rsidR="00C33848" w:rsidDel="00E65609">
          <w:rPr>
            <w:b/>
            <w:sz w:val="40"/>
            <w:lang w:val="pt-BR"/>
          </w:rPr>
          <w:delText>escolhido)</w:delText>
        </w:r>
        <w:bookmarkEnd w:id="450"/>
      </w:del>
    </w:p>
    <w:p w14:paraId="2667E6C3" w14:textId="404777FA" w:rsidR="00AF2ADB" w:rsidRPr="00555164" w:rsidDel="00555164" w:rsidRDefault="00AF2ADB" w:rsidP="00555164">
      <w:pPr>
        <w:jc w:val="both"/>
        <w:rPr>
          <w:del w:id="452" w:author="Cleidiana Reis dos Santos" w:date="2022-04-21T17:00:00Z"/>
          <w:bCs/>
          <w:color w:val="000000" w:themeColor="text1"/>
          <w:sz w:val="24"/>
          <w:szCs w:val="24"/>
          <w:lang w:val="pt-BR"/>
          <w:rPrChange w:id="453" w:author="Cleidiana Reis dos Santos" w:date="2022-04-21T17:01:00Z">
            <w:rPr>
              <w:del w:id="454" w:author="Cleidiana Reis dos Santos" w:date="2022-04-21T17:00:00Z"/>
              <w:bCs/>
              <w:color w:val="808080" w:themeColor="background1" w:themeShade="80"/>
              <w:sz w:val="24"/>
              <w:szCs w:val="24"/>
              <w:lang w:val="pt-BR"/>
            </w:rPr>
          </w:rPrChange>
        </w:rPr>
      </w:pPr>
    </w:p>
    <w:p w14:paraId="7D484CEA" w14:textId="77777777" w:rsidR="00555164" w:rsidRDefault="00555164" w:rsidP="00555164">
      <w:pPr>
        <w:jc w:val="both"/>
        <w:rPr>
          <w:ins w:id="455" w:author="Cleidiana Reis dos Santos" w:date="2022-04-21T17:01:00Z"/>
          <w:b/>
          <w:sz w:val="40"/>
          <w:lang w:val="pt-BR"/>
        </w:rPr>
      </w:pPr>
    </w:p>
    <w:p w14:paraId="0D2502A5" w14:textId="77777777" w:rsidR="00555164" w:rsidRDefault="00555164" w:rsidP="00555164">
      <w:pPr>
        <w:jc w:val="both"/>
        <w:rPr>
          <w:ins w:id="456" w:author="Cleidiana Reis dos Santos" w:date="2022-04-21T17:01:00Z"/>
          <w:b/>
          <w:sz w:val="40"/>
          <w:lang w:val="pt-BR"/>
        </w:rPr>
      </w:pPr>
    </w:p>
    <w:p w14:paraId="28FE9EF3" w14:textId="77777777" w:rsidR="00555164" w:rsidRDefault="00555164" w:rsidP="00555164">
      <w:pPr>
        <w:jc w:val="both"/>
        <w:rPr>
          <w:ins w:id="457" w:author="Cleidiana Reis dos Santos" w:date="2022-04-21T17:01:00Z"/>
          <w:b/>
          <w:sz w:val="40"/>
          <w:lang w:val="pt-BR"/>
        </w:rPr>
      </w:pPr>
    </w:p>
    <w:p w14:paraId="54FAE628" w14:textId="6E031279" w:rsidR="00254339" w:rsidRPr="00555164" w:rsidDel="004B6DDC" w:rsidRDefault="00254339">
      <w:pPr>
        <w:numPr>
          <w:ilvl w:val="0"/>
          <w:numId w:val="1"/>
        </w:numPr>
        <w:jc w:val="both"/>
        <w:rPr>
          <w:del w:id="458" w:author="Cleidiana Reis dos Santos" w:date="2022-06-27T23:28:00Z"/>
          <w:bCs/>
          <w:color w:val="808080" w:themeColor="background1" w:themeShade="80"/>
          <w:sz w:val="24"/>
          <w:szCs w:val="24"/>
          <w:lang w:val="pt-BR"/>
          <w:rPrChange w:id="459" w:author="Cleidiana Reis dos Santos" w:date="2022-04-21T17:00:00Z">
            <w:rPr>
              <w:del w:id="460" w:author="Cleidiana Reis dos Santos" w:date="2022-06-27T23:28:00Z"/>
              <w:lang w:val="pt-BR"/>
            </w:rPr>
          </w:rPrChange>
        </w:rPr>
        <w:pPrChange w:id="461" w:author="Cleidiana Reis dos Santos" w:date="2022-06-27T23:30:00Z">
          <w:pPr>
            <w:pStyle w:val="PargrafodaLista"/>
            <w:numPr>
              <w:ilvl w:val="1"/>
              <w:numId w:val="1"/>
            </w:numPr>
            <w:ind w:hanging="360"/>
            <w:jc w:val="both"/>
          </w:pPr>
        </w:pPrChange>
      </w:pPr>
      <w:del w:id="462" w:author="Cleidiana Reis dos Santos" w:date="2022-06-27T23:28:00Z">
        <w:r w:rsidRPr="00555164" w:rsidDel="004B6DDC">
          <w:rPr>
            <w:bCs/>
            <w:color w:val="808080" w:themeColor="background1" w:themeShade="80"/>
            <w:sz w:val="24"/>
            <w:szCs w:val="24"/>
            <w:lang w:val="pt-BR"/>
            <w:rPrChange w:id="463" w:author="Cleidiana Reis dos Santos" w:date="2022-04-21T17:00:00Z">
              <w:rPr>
                <w:lang w:val="pt-BR"/>
              </w:rPr>
            </w:rPrChange>
          </w:rPr>
          <w:delText>Lista de sons (Ambientes)</w:delText>
        </w:r>
      </w:del>
    </w:p>
    <w:p w14:paraId="3A3750D8" w14:textId="3D95C4FC" w:rsidR="00254339" w:rsidRPr="00144F58" w:rsidDel="004B6DDC" w:rsidRDefault="00254339">
      <w:pPr>
        <w:numPr>
          <w:ilvl w:val="0"/>
          <w:numId w:val="1"/>
        </w:numPr>
        <w:jc w:val="both"/>
        <w:rPr>
          <w:del w:id="464" w:author="Cleidiana Reis dos Santos" w:date="2022-06-27T23:28:00Z"/>
          <w:bCs/>
          <w:color w:val="808080" w:themeColor="background1" w:themeShade="80"/>
          <w:sz w:val="24"/>
          <w:szCs w:val="24"/>
          <w:lang w:val="pt-BR"/>
        </w:rPr>
        <w:pPrChange w:id="465" w:author="Cleidiana Reis dos Santos" w:date="2022-06-27T23:30:00Z">
          <w:pPr>
            <w:ind w:firstLine="360"/>
            <w:jc w:val="both"/>
          </w:pPr>
        </w:pPrChange>
      </w:pPr>
      <w:del w:id="466" w:author="Cleidiana Reis dos Santos" w:date="2022-06-27T23:28:00Z">
        <w:r w:rsidRPr="00144F58" w:rsidDel="004B6DDC">
          <w:rPr>
            <w:bCs/>
            <w:color w:val="808080" w:themeColor="background1" w:themeShade="80"/>
            <w:sz w:val="24"/>
            <w:szCs w:val="24"/>
            <w:lang w:val="pt-BR"/>
          </w:rPr>
          <w:tab/>
          <w:delText>Exterior</w:delText>
        </w:r>
        <w:r w:rsidR="00EC2A44" w:rsidRPr="00144F58" w:rsidDel="004B6DDC">
          <w:rPr>
            <w:bCs/>
            <w:color w:val="808080" w:themeColor="background1" w:themeShade="80"/>
            <w:sz w:val="24"/>
            <w:szCs w:val="24"/>
            <w:lang w:val="pt-BR"/>
          </w:rPr>
          <w:delText xml:space="preserve">: </w:delText>
        </w:r>
        <w:r w:rsidRPr="00144F58" w:rsidDel="004B6DDC">
          <w:rPr>
            <w:bCs/>
            <w:color w:val="808080" w:themeColor="background1" w:themeShade="80"/>
            <w:sz w:val="24"/>
            <w:szCs w:val="24"/>
            <w:lang w:val="pt-BR"/>
          </w:rPr>
          <w:delText>Level 1</w:delText>
        </w:r>
        <w:r w:rsidR="00EC2A44" w:rsidRPr="00144F58" w:rsidDel="004B6DDC">
          <w:rPr>
            <w:bCs/>
            <w:color w:val="808080" w:themeColor="background1" w:themeShade="80"/>
            <w:sz w:val="24"/>
            <w:szCs w:val="24"/>
            <w:lang w:val="pt-BR"/>
          </w:rPr>
          <w:delText xml:space="preserve">, </w:delText>
        </w:r>
        <w:r w:rsidRPr="00144F58" w:rsidDel="004B6DDC">
          <w:rPr>
            <w:bCs/>
            <w:color w:val="808080" w:themeColor="background1" w:themeShade="80"/>
            <w:sz w:val="24"/>
            <w:szCs w:val="24"/>
            <w:lang w:val="pt-BR"/>
          </w:rPr>
          <w:delText>Level 2</w:delText>
        </w:r>
      </w:del>
    </w:p>
    <w:p w14:paraId="25DEF3C9" w14:textId="435A871F" w:rsidR="00AE322D" w:rsidRPr="00144F58" w:rsidDel="004B6DDC" w:rsidRDefault="00254339">
      <w:pPr>
        <w:numPr>
          <w:ilvl w:val="0"/>
          <w:numId w:val="1"/>
        </w:numPr>
        <w:jc w:val="both"/>
        <w:rPr>
          <w:del w:id="467" w:author="Cleidiana Reis dos Santos" w:date="2022-06-27T23:28:00Z"/>
          <w:bCs/>
          <w:color w:val="808080" w:themeColor="background1" w:themeShade="80"/>
          <w:sz w:val="24"/>
          <w:szCs w:val="24"/>
          <w:lang w:val="pt-BR"/>
        </w:rPr>
        <w:pPrChange w:id="468" w:author="Cleidiana Reis dos Santos" w:date="2022-06-27T23:30:00Z">
          <w:pPr>
            <w:ind w:firstLine="360"/>
            <w:jc w:val="both"/>
          </w:pPr>
        </w:pPrChange>
      </w:pPr>
      <w:del w:id="469" w:author="Cleidiana Reis dos Santos" w:date="2022-06-27T23:28:00Z">
        <w:r w:rsidRPr="00144F58" w:rsidDel="004B6DDC">
          <w:rPr>
            <w:bCs/>
            <w:color w:val="808080" w:themeColor="background1" w:themeShade="80"/>
            <w:sz w:val="24"/>
            <w:szCs w:val="24"/>
            <w:lang w:val="pt-BR"/>
          </w:rPr>
          <w:tab/>
          <w:delText>Interior</w:delText>
        </w:r>
        <w:r w:rsidR="00EC2A44" w:rsidRPr="00144F58" w:rsidDel="004B6DDC">
          <w:rPr>
            <w:bCs/>
            <w:color w:val="808080" w:themeColor="background1" w:themeShade="80"/>
            <w:sz w:val="24"/>
            <w:szCs w:val="24"/>
            <w:lang w:val="pt-BR"/>
          </w:rPr>
          <w:delText>: Level 1</w:delText>
        </w:r>
      </w:del>
    </w:p>
    <w:p w14:paraId="144C4CE2" w14:textId="76FCBC08" w:rsidR="00254339" w:rsidRPr="00BE73CD" w:rsidDel="004B6DDC" w:rsidRDefault="00254339">
      <w:pPr>
        <w:pStyle w:val="PargrafodaLista"/>
        <w:numPr>
          <w:ilvl w:val="0"/>
          <w:numId w:val="1"/>
        </w:numPr>
        <w:jc w:val="both"/>
        <w:rPr>
          <w:del w:id="470" w:author="Cleidiana Reis dos Santos" w:date="2022-06-27T23:28:00Z"/>
          <w:bCs/>
          <w:color w:val="808080" w:themeColor="background1" w:themeShade="80"/>
          <w:sz w:val="24"/>
          <w:szCs w:val="24"/>
          <w:lang w:val="pt-BR"/>
        </w:rPr>
        <w:pPrChange w:id="471" w:author="Cleidiana Reis dos Santos" w:date="2022-06-27T23:30:00Z">
          <w:pPr>
            <w:pStyle w:val="PargrafodaLista"/>
            <w:numPr>
              <w:numId w:val="5"/>
            </w:numPr>
            <w:ind w:hanging="360"/>
            <w:jc w:val="both"/>
          </w:pPr>
        </w:pPrChange>
      </w:pPr>
      <w:del w:id="472" w:author="Cleidiana Reis dos Santos" w:date="2022-06-27T23:28:00Z">
        <w:r w:rsidRPr="00BE73CD" w:rsidDel="004B6DDC">
          <w:rPr>
            <w:bCs/>
            <w:color w:val="808080" w:themeColor="background1" w:themeShade="80"/>
            <w:sz w:val="24"/>
            <w:szCs w:val="24"/>
            <w:lang w:val="pt-BR"/>
          </w:rPr>
          <w:delText>Lista de sons (Jogador)</w:delText>
        </w:r>
      </w:del>
    </w:p>
    <w:p w14:paraId="4E2E2BEE" w14:textId="51FBBE5D" w:rsidR="00254339" w:rsidRPr="00144F58" w:rsidDel="004B6DDC" w:rsidRDefault="00254339">
      <w:pPr>
        <w:numPr>
          <w:ilvl w:val="0"/>
          <w:numId w:val="1"/>
        </w:numPr>
        <w:jc w:val="both"/>
        <w:rPr>
          <w:del w:id="473" w:author="Cleidiana Reis dos Santos" w:date="2022-06-27T23:28:00Z"/>
          <w:bCs/>
          <w:color w:val="808080" w:themeColor="background1" w:themeShade="80"/>
          <w:sz w:val="24"/>
          <w:szCs w:val="24"/>
          <w:lang w:val="pt-BR"/>
        </w:rPr>
        <w:pPrChange w:id="474" w:author="Cleidiana Reis dos Santos" w:date="2022-06-27T23:30:00Z">
          <w:pPr>
            <w:ind w:left="360" w:firstLine="360"/>
            <w:jc w:val="both"/>
          </w:pPr>
        </w:pPrChange>
      </w:pPr>
      <w:del w:id="475" w:author="Cleidiana Reis dos Santos" w:date="2022-06-27T23:28:00Z">
        <w:r w:rsidRPr="00144F58" w:rsidDel="004B6DDC">
          <w:rPr>
            <w:bCs/>
            <w:color w:val="808080" w:themeColor="background1" w:themeShade="80"/>
            <w:sz w:val="24"/>
            <w:szCs w:val="24"/>
            <w:lang w:val="pt-BR"/>
          </w:rPr>
          <w:delText>Movimentação do personagem</w:delText>
        </w:r>
      </w:del>
    </w:p>
    <w:p w14:paraId="3C056ED2" w14:textId="6AAF52C4" w:rsidR="00254339" w:rsidRPr="00144F58" w:rsidDel="004B6DDC" w:rsidRDefault="00254339">
      <w:pPr>
        <w:numPr>
          <w:ilvl w:val="0"/>
          <w:numId w:val="1"/>
        </w:numPr>
        <w:jc w:val="both"/>
        <w:rPr>
          <w:del w:id="476" w:author="Cleidiana Reis dos Santos" w:date="2022-06-27T23:28:00Z"/>
          <w:bCs/>
          <w:color w:val="808080" w:themeColor="background1" w:themeShade="80"/>
          <w:sz w:val="24"/>
          <w:szCs w:val="24"/>
          <w:lang w:val="pt-BR"/>
        </w:rPr>
        <w:pPrChange w:id="477" w:author="Cleidiana Reis dos Santos" w:date="2022-06-27T23:30:00Z">
          <w:pPr>
            <w:ind w:left="360" w:firstLine="360"/>
            <w:jc w:val="both"/>
          </w:pPr>
        </w:pPrChange>
      </w:pPr>
      <w:del w:id="478" w:author="Cleidiana Reis dos Santos" w:date="2022-06-27T23:28:00Z">
        <w:r w:rsidRPr="00144F58" w:rsidDel="004B6DDC">
          <w:rPr>
            <w:bCs/>
            <w:color w:val="808080" w:themeColor="background1" w:themeShade="80"/>
            <w:sz w:val="24"/>
            <w:szCs w:val="24"/>
            <w:lang w:val="pt-BR"/>
          </w:rPr>
          <w:delText>Ação do personagem / Colisões</w:delText>
        </w:r>
      </w:del>
    </w:p>
    <w:p w14:paraId="37794D60" w14:textId="24C96C96" w:rsidR="00EC2A44" w:rsidRPr="00C265F8" w:rsidDel="004B6DDC" w:rsidRDefault="00254339">
      <w:pPr>
        <w:numPr>
          <w:ilvl w:val="0"/>
          <w:numId w:val="1"/>
        </w:numPr>
        <w:jc w:val="both"/>
        <w:rPr>
          <w:del w:id="479" w:author="Cleidiana Reis dos Santos" w:date="2022-06-27T23:28:00Z"/>
          <w:bCs/>
          <w:sz w:val="28"/>
          <w:szCs w:val="28"/>
          <w:lang w:val="pt-BR"/>
        </w:rPr>
        <w:pPrChange w:id="480" w:author="Cleidiana Reis dos Santos" w:date="2022-06-27T23:30:00Z">
          <w:pPr>
            <w:ind w:firstLine="360"/>
            <w:jc w:val="both"/>
          </w:pPr>
        </w:pPrChange>
      </w:pPr>
      <w:del w:id="481" w:author="Cleidiana Reis dos Santos" w:date="2022-06-27T23:28:00Z">
        <w:r w:rsidRPr="00C265F8" w:rsidDel="004B6DDC">
          <w:rPr>
            <w:bCs/>
            <w:sz w:val="24"/>
            <w:szCs w:val="24"/>
            <w:lang w:val="pt-BR"/>
          </w:rPr>
          <w:tab/>
        </w:r>
        <w:r w:rsidRPr="00C265F8" w:rsidDel="004B6DDC">
          <w:rPr>
            <w:bCs/>
            <w:sz w:val="24"/>
            <w:szCs w:val="24"/>
            <w:lang w:val="pt-BR"/>
          </w:rPr>
          <w:tab/>
        </w:r>
        <w:r w:rsidRPr="00C265F8" w:rsidDel="004B6DDC">
          <w:rPr>
            <w:bCs/>
            <w:sz w:val="24"/>
            <w:szCs w:val="24"/>
            <w:lang w:val="pt-BR"/>
          </w:rPr>
          <w:tab/>
        </w:r>
      </w:del>
    </w:p>
    <w:p w14:paraId="4EC67DAD" w14:textId="5B15FA6D" w:rsidR="005E6EDF" w:rsidRPr="00C265F8" w:rsidDel="004B6DDC" w:rsidRDefault="005E6EDF">
      <w:pPr>
        <w:numPr>
          <w:ilvl w:val="0"/>
          <w:numId w:val="1"/>
        </w:numPr>
        <w:jc w:val="both"/>
        <w:rPr>
          <w:del w:id="482" w:author="Cleidiana Reis dos Santos" w:date="2022-06-27T23:28:00Z"/>
          <w:bCs/>
          <w:sz w:val="28"/>
          <w:szCs w:val="28"/>
          <w:lang w:val="pt-BR"/>
        </w:rPr>
        <w:pPrChange w:id="483" w:author="Cleidiana Reis dos Santos" w:date="2022-06-27T23:30:00Z">
          <w:pPr>
            <w:ind w:firstLine="360"/>
            <w:jc w:val="both"/>
          </w:pPr>
        </w:pPrChange>
      </w:pPr>
      <w:del w:id="484" w:author="Cleidiana Reis dos Santos" w:date="2022-06-27T23:28:00Z">
        <w:r w:rsidRPr="00C265F8" w:rsidDel="004B6DDC">
          <w:rPr>
            <w:bCs/>
            <w:sz w:val="28"/>
            <w:szCs w:val="28"/>
            <w:lang w:val="pt-BR"/>
          </w:rPr>
          <w:br w:type="page"/>
        </w:r>
      </w:del>
    </w:p>
    <w:p w14:paraId="2FD0395B" w14:textId="77777777" w:rsidR="005E6EDF" w:rsidRDefault="005E6EDF" w:rsidP="00E65609">
      <w:pPr>
        <w:pStyle w:val="PargrafodaLista"/>
        <w:numPr>
          <w:ilvl w:val="0"/>
          <w:numId w:val="1"/>
        </w:numPr>
        <w:tabs>
          <w:tab w:val="left" w:pos="567"/>
        </w:tabs>
        <w:jc w:val="both"/>
        <w:outlineLvl w:val="0"/>
        <w:rPr>
          <w:b/>
          <w:sz w:val="40"/>
          <w:lang w:val="pt-BR"/>
        </w:rPr>
      </w:pPr>
      <w:bookmarkStart w:id="485" w:name="_Toc78575480"/>
      <w:r>
        <w:rPr>
          <w:b/>
          <w:sz w:val="40"/>
          <w:lang w:val="pt-BR"/>
        </w:rPr>
        <w:t>Cronograma</w:t>
      </w:r>
      <w:bookmarkEnd w:id="485"/>
    </w:p>
    <w:p w14:paraId="118793FD" w14:textId="7D1948E1" w:rsidR="0091226E" w:rsidRDefault="0091226E" w:rsidP="002C24D9">
      <w:pPr>
        <w:pStyle w:val="PargrafodaLista"/>
        <w:tabs>
          <w:tab w:val="left" w:pos="7672"/>
        </w:tabs>
        <w:ind w:left="0" w:firstLine="360"/>
        <w:jc w:val="both"/>
        <w:rPr>
          <w:sz w:val="24"/>
          <w:lang w:val="pt-BR"/>
        </w:rPr>
      </w:pPr>
    </w:p>
    <w:tbl>
      <w:tblPr>
        <w:tblStyle w:val="Tabelacomgrade"/>
        <w:tblW w:w="6077" w:type="pct"/>
        <w:tblInd w:w="-602" w:type="dxa"/>
        <w:tblLook w:val="04A0" w:firstRow="1" w:lastRow="0" w:firstColumn="1" w:lastColumn="0" w:noHBand="0" w:noVBand="1"/>
        <w:tblPrChange w:id="486" w:author="Cleidiana Reis dos Santos" w:date="2022-06-27T23:31:00Z">
          <w:tblPr>
            <w:tblStyle w:val="Tabelacomgrade"/>
            <w:tblW w:w="6126" w:type="pct"/>
            <w:tblInd w:w="-1050" w:type="dxa"/>
            <w:tblLook w:val="04A0" w:firstRow="1" w:lastRow="0" w:firstColumn="1" w:lastColumn="0" w:noHBand="0" w:noVBand="1"/>
          </w:tblPr>
        </w:tblPrChange>
      </w:tblPr>
      <w:tblGrid>
        <w:gridCol w:w="2369"/>
        <w:gridCol w:w="328"/>
        <w:gridCol w:w="328"/>
        <w:gridCol w:w="328"/>
        <w:gridCol w:w="329"/>
        <w:gridCol w:w="328"/>
        <w:gridCol w:w="554"/>
        <w:gridCol w:w="328"/>
        <w:gridCol w:w="328"/>
        <w:gridCol w:w="328"/>
        <w:gridCol w:w="328"/>
        <w:gridCol w:w="328"/>
        <w:gridCol w:w="555"/>
        <w:gridCol w:w="328"/>
        <w:gridCol w:w="328"/>
        <w:gridCol w:w="328"/>
        <w:gridCol w:w="329"/>
        <w:gridCol w:w="328"/>
        <w:gridCol w:w="328"/>
        <w:gridCol w:w="328"/>
        <w:gridCol w:w="329"/>
        <w:gridCol w:w="1985"/>
        <w:tblGridChange w:id="487">
          <w:tblGrid>
            <w:gridCol w:w="602"/>
            <w:gridCol w:w="1767"/>
            <w:gridCol w:w="328"/>
            <w:gridCol w:w="328"/>
            <w:gridCol w:w="6"/>
            <w:gridCol w:w="322"/>
            <w:gridCol w:w="329"/>
            <w:gridCol w:w="328"/>
            <w:gridCol w:w="333"/>
            <w:gridCol w:w="221"/>
            <w:gridCol w:w="328"/>
            <w:gridCol w:w="328"/>
            <w:gridCol w:w="328"/>
            <w:gridCol w:w="328"/>
            <w:gridCol w:w="23"/>
            <w:gridCol w:w="305"/>
            <w:gridCol w:w="555"/>
            <w:gridCol w:w="328"/>
            <w:gridCol w:w="328"/>
            <w:gridCol w:w="40"/>
            <w:gridCol w:w="288"/>
            <w:gridCol w:w="329"/>
            <w:gridCol w:w="328"/>
            <w:gridCol w:w="328"/>
            <w:gridCol w:w="39"/>
            <w:gridCol w:w="289"/>
            <w:gridCol w:w="329"/>
            <w:gridCol w:w="694"/>
            <w:gridCol w:w="1291"/>
          </w:tblGrid>
        </w:tblGridChange>
      </w:tblGrid>
      <w:tr w:rsidR="00207BD1" w:rsidRPr="00DE4033" w14:paraId="77AAC3D0" w14:textId="6F850706" w:rsidTr="00E65609">
        <w:trPr>
          <w:gridAfter w:val="1"/>
          <w:wAfter w:w="1974" w:type="dxa"/>
          <w:trHeight w:val="288"/>
          <w:trPrChange w:id="488" w:author="Cleidiana Reis dos Santos" w:date="2022-06-27T23:31:00Z">
            <w:trPr>
              <w:gridBefore w:val="1"/>
              <w:gridAfter w:val="1"/>
              <w:wAfter w:w="1934" w:type="dxa"/>
              <w:trHeight w:val="288"/>
            </w:trPr>
          </w:trPrChange>
        </w:trPr>
        <w:tc>
          <w:tcPr>
            <w:tcW w:w="2385" w:type="dxa"/>
            <w:tcBorders>
              <w:top w:val="nil"/>
              <w:left w:val="nil"/>
            </w:tcBorders>
            <w:tcPrChange w:id="489" w:author="Cleidiana Reis dos Santos" w:date="2022-06-27T23:31:00Z">
              <w:tcPr>
                <w:tcW w:w="2460" w:type="dxa"/>
                <w:gridSpan w:val="4"/>
                <w:tcBorders>
                  <w:top w:val="nil"/>
                  <w:left w:val="nil"/>
                </w:tcBorders>
              </w:tcPr>
            </w:tcPrChange>
          </w:tcPr>
          <w:p w14:paraId="194511E0" w14:textId="77777777" w:rsidR="00207BD1" w:rsidRPr="00DE4033" w:rsidRDefault="00207BD1" w:rsidP="00207BD1">
            <w:pPr>
              <w:jc w:val="both"/>
              <w:rPr>
                <w:b/>
              </w:rPr>
            </w:pPr>
          </w:p>
        </w:tc>
        <w:tc>
          <w:tcPr>
            <w:tcW w:w="1310" w:type="dxa"/>
            <w:gridSpan w:val="4"/>
            <w:tcPrChange w:id="490" w:author="Cleidiana Reis dos Santos" w:date="2022-06-27T23:31:00Z">
              <w:tcPr>
                <w:tcW w:w="1312" w:type="dxa"/>
                <w:gridSpan w:val="4"/>
              </w:tcPr>
            </w:tcPrChange>
          </w:tcPr>
          <w:p w14:paraId="09CB845D" w14:textId="42142837" w:rsidR="00207BD1" w:rsidRPr="00DE4033" w:rsidRDefault="00207BD1" w:rsidP="00207BD1">
            <w:pPr>
              <w:jc w:val="center"/>
              <w:rPr>
                <w:b/>
              </w:rPr>
            </w:pPr>
            <w:r>
              <w:rPr>
                <w:b/>
              </w:rPr>
              <w:t>Setembro</w:t>
            </w:r>
          </w:p>
        </w:tc>
        <w:tc>
          <w:tcPr>
            <w:tcW w:w="1541" w:type="dxa"/>
            <w:gridSpan w:val="4"/>
            <w:tcPrChange w:id="491" w:author="Cleidiana Reis dos Santos" w:date="2022-06-27T23:31:00Z">
              <w:tcPr>
                <w:tcW w:w="1566" w:type="dxa"/>
                <w:gridSpan w:val="6"/>
              </w:tcPr>
            </w:tcPrChange>
          </w:tcPr>
          <w:p w14:paraId="5FA189EC" w14:textId="750265FD" w:rsidR="00207BD1" w:rsidRPr="00DE4033" w:rsidRDefault="00207BD1" w:rsidP="00207BD1">
            <w:pPr>
              <w:jc w:val="center"/>
              <w:rPr>
                <w:b/>
              </w:rPr>
            </w:pPr>
            <w:r>
              <w:rPr>
                <w:b/>
              </w:rPr>
              <w:t>Outubro</w:t>
            </w:r>
          </w:p>
        </w:tc>
        <w:tc>
          <w:tcPr>
            <w:tcW w:w="1541" w:type="dxa"/>
            <w:gridSpan w:val="4"/>
            <w:tcPrChange w:id="492" w:author="Cleidiana Reis dos Santos" w:date="2022-06-27T23:31:00Z">
              <w:tcPr>
                <w:tcW w:w="1566" w:type="dxa"/>
                <w:gridSpan w:val="5"/>
              </w:tcPr>
            </w:tcPrChange>
          </w:tcPr>
          <w:p w14:paraId="53350E08" w14:textId="37B8E55F" w:rsidR="00207BD1" w:rsidRPr="00DE4033" w:rsidRDefault="00207BD1" w:rsidP="00207BD1">
            <w:pPr>
              <w:jc w:val="center"/>
              <w:rPr>
                <w:b/>
              </w:rPr>
            </w:pPr>
            <w:r>
              <w:rPr>
                <w:b/>
              </w:rPr>
              <w:t>Novembro</w:t>
            </w:r>
          </w:p>
        </w:tc>
        <w:tc>
          <w:tcPr>
            <w:tcW w:w="1310" w:type="dxa"/>
            <w:gridSpan w:val="4"/>
            <w:tcPrChange w:id="493" w:author="Cleidiana Reis dos Santos" w:date="2022-06-27T23:31:00Z">
              <w:tcPr>
                <w:tcW w:w="1312" w:type="dxa"/>
                <w:gridSpan w:val="5"/>
              </w:tcPr>
            </w:tcPrChange>
          </w:tcPr>
          <w:p w14:paraId="356826F1" w14:textId="051F7398" w:rsidR="00207BD1" w:rsidRPr="00DE4033" w:rsidRDefault="00207BD1" w:rsidP="00207BD1">
            <w:pPr>
              <w:jc w:val="center"/>
              <w:rPr>
                <w:b/>
              </w:rPr>
            </w:pPr>
            <w:r>
              <w:rPr>
                <w:b/>
              </w:rPr>
              <w:t>Dezembro</w:t>
            </w:r>
          </w:p>
        </w:tc>
        <w:tc>
          <w:tcPr>
            <w:tcW w:w="1310" w:type="dxa"/>
            <w:gridSpan w:val="4"/>
            <w:tcPrChange w:id="494" w:author="Cleidiana Reis dos Santos" w:date="2022-06-27T23:31:00Z">
              <w:tcPr>
                <w:tcW w:w="1312" w:type="dxa"/>
                <w:gridSpan w:val="3"/>
              </w:tcPr>
            </w:tcPrChange>
          </w:tcPr>
          <w:p w14:paraId="0FB9E3DB" w14:textId="7420D4F9" w:rsidR="00207BD1" w:rsidRDefault="008A6505" w:rsidP="00207BD1">
            <w:pPr>
              <w:jc w:val="center"/>
              <w:rPr>
                <w:b/>
              </w:rPr>
            </w:pPr>
            <w:r>
              <w:rPr>
                <w:b/>
              </w:rPr>
              <w:t>Janeiro</w:t>
            </w:r>
          </w:p>
        </w:tc>
      </w:tr>
      <w:tr w:rsidR="00E65609" w:rsidRPr="00DE4033" w14:paraId="0DEC6CBF" w14:textId="77777777" w:rsidTr="00E65609">
        <w:trPr>
          <w:trHeight w:val="274"/>
        </w:trPr>
        <w:tc>
          <w:tcPr>
            <w:tcW w:w="2385" w:type="dxa"/>
          </w:tcPr>
          <w:p w14:paraId="6D2701B7" w14:textId="77777777" w:rsidR="00207BD1" w:rsidRPr="00DE4033" w:rsidRDefault="00207BD1" w:rsidP="00207BD1">
            <w:pPr>
              <w:jc w:val="both"/>
            </w:pPr>
            <w:r w:rsidRPr="00DE4033">
              <w:rPr>
                <w:b/>
              </w:rPr>
              <w:t>Tarefa/Semana</w:t>
            </w:r>
          </w:p>
        </w:tc>
        <w:tc>
          <w:tcPr>
            <w:tcW w:w="327" w:type="dxa"/>
          </w:tcPr>
          <w:p w14:paraId="0C79ACC4" w14:textId="77777777" w:rsidR="00207BD1" w:rsidRPr="00DE4033" w:rsidRDefault="00207BD1" w:rsidP="00207BD1">
            <w:pPr>
              <w:jc w:val="center"/>
            </w:pPr>
            <w:r w:rsidRPr="00DE4033">
              <w:t>1</w:t>
            </w:r>
          </w:p>
        </w:tc>
        <w:tc>
          <w:tcPr>
            <w:tcW w:w="327" w:type="dxa"/>
          </w:tcPr>
          <w:p w14:paraId="32E5823E" w14:textId="77777777" w:rsidR="00207BD1" w:rsidRPr="00DE4033" w:rsidRDefault="00207BD1" w:rsidP="00207BD1">
            <w:pPr>
              <w:jc w:val="center"/>
            </w:pPr>
            <w:r w:rsidRPr="00DE4033">
              <w:t>2</w:t>
            </w:r>
          </w:p>
        </w:tc>
        <w:tc>
          <w:tcPr>
            <w:tcW w:w="327" w:type="dxa"/>
          </w:tcPr>
          <w:p w14:paraId="29C2505A" w14:textId="77777777" w:rsidR="00207BD1" w:rsidRPr="00DE4033" w:rsidRDefault="00207BD1" w:rsidP="00207BD1">
            <w:pPr>
              <w:jc w:val="center"/>
            </w:pPr>
            <w:r w:rsidRPr="00DE4033">
              <w:t>3</w:t>
            </w:r>
          </w:p>
        </w:tc>
        <w:tc>
          <w:tcPr>
            <w:tcW w:w="327" w:type="dxa"/>
          </w:tcPr>
          <w:p w14:paraId="1E915FA5" w14:textId="77777777" w:rsidR="00207BD1" w:rsidRPr="00DE4033" w:rsidRDefault="00207BD1" w:rsidP="00207BD1">
            <w:pPr>
              <w:jc w:val="center"/>
            </w:pPr>
            <w:r w:rsidRPr="00DE4033">
              <w:t>4</w:t>
            </w:r>
          </w:p>
        </w:tc>
        <w:tc>
          <w:tcPr>
            <w:tcW w:w="327" w:type="dxa"/>
          </w:tcPr>
          <w:p w14:paraId="2CF59CAF" w14:textId="1EC844A2" w:rsidR="00207BD1" w:rsidRPr="00DE4033" w:rsidRDefault="00207BD1" w:rsidP="00207BD1">
            <w:pPr>
              <w:jc w:val="center"/>
            </w:pPr>
            <w:r w:rsidRPr="00DE4033">
              <w:t>1</w:t>
            </w:r>
          </w:p>
        </w:tc>
        <w:tc>
          <w:tcPr>
            <w:tcW w:w="559" w:type="dxa"/>
          </w:tcPr>
          <w:p w14:paraId="6588AB1B" w14:textId="03FDC688" w:rsidR="00207BD1" w:rsidRPr="00DE4033" w:rsidRDefault="00207BD1" w:rsidP="00207BD1">
            <w:pPr>
              <w:jc w:val="center"/>
            </w:pPr>
            <w:r w:rsidRPr="00DE4033">
              <w:t>2</w:t>
            </w:r>
          </w:p>
        </w:tc>
        <w:tc>
          <w:tcPr>
            <w:tcW w:w="327" w:type="dxa"/>
          </w:tcPr>
          <w:p w14:paraId="47191A3A" w14:textId="39B6146A" w:rsidR="00207BD1" w:rsidRPr="00DE4033" w:rsidRDefault="00207BD1" w:rsidP="00207BD1">
            <w:pPr>
              <w:jc w:val="center"/>
            </w:pPr>
            <w:r w:rsidRPr="00DE4033">
              <w:t>3</w:t>
            </w:r>
          </w:p>
        </w:tc>
        <w:tc>
          <w:tcPr>
            <w:tcW w:w="327" w:type="dxa"/>
          </w:tcPr>
          <w:p w14:paraId="291000BB" w14:textId="193A0B84" w:rsidR="00207BD1" w:rsidRPr="00DE4033" w:rsidRDefault="00207BD1" w:rsidP="00207BD1">
            <w:pPr>
              <w:jc w:val="center"/>
            </w:pPr>
            <w:r w:rsidRPr="00DE4033">
              <w:t>4</w:t>
            </w:r>
          </w:p>
        </w:tc>
        <w:tc>
          <w:tcPr>
            <w:tcW w:w="327" w:type="dxa"/>
          </w:tcPr>
          <w:p w14:paraId="4A0EF357" w14:textId="1B44797E" w:rsidR="00207BD1" w:rsidRPr="00DE4033" w:rsidRDefault="00207BD1" w:rsidP="00207BD1">
            <w:pPr>
              <w:jc w:val="center"/>
            </w:pPr>
            <w:r w:rsidRPr="00DE4033">
              <w:t>1</w:t>
            </w:r>
          </w:p>
        </w:tc>
        <w:tc>
          <w:tcPr>
            <w:tcW w:w="327" w:type="dxa"/>
          </w:tcPr>
          <w:p w14:paraId="3A9A2580" w14:textId="77777777" w:rsidR="00207BD1" w:rsidRPr="00DE4033" w:rsidRDefault="00207BD1" w:rsidP="00207BD1">
            <w:pPr>
              <w:jc w:val="center"/>
            </w:pPr>
            <w:r w:rsidRPr="00DE4033">
              <w:t>2</w:t>
            </w:r>
          </w:p>
        </w:tc>
        <w:tc>
          <w:tcPr>
            <w:tcW w:w="327" w:type="dxa"/>
          </w:tcPr>
          <w:p w14:paraId="469D719F" w14:textId="77777777" w:rsidR="00207BD1" w:rsidRPr="00DE4033" w:rsidRDefault="00207BD1" w:rsidP="00207BD1">
            <w:pPr>
              <w:jc w:val="center"/>
            </w:pPr>
            <w:r w:rsidRPr="00DE4033">
              <w:t>3</w:t>
            </w:r>
          </w:p>
        </w:tc>
        <w:tc>
          <w:tcPr>
            <w:tcW w:w="559" w:type="dxa"/>
          </w:tcPr>
          <w:p w14:paraId="211CBD9A" w14:textId="77777777" w:rsidR="00207BD1" w:rsidRPr="00DE4033" w:rsidRDefault="00207BD1" w:rsidP="00207BD1">
            <w:pPr>
              <w:jc w:val="center"/>
            </w:pPr>
            <w:r w:rsidRPr="00DE4033">
              <w:t>4</w:t>
            </w:r>
          </w:p>
        </w:tc>
        <w:tc>
          <w:tcPr>
            <w:tcW w:w="327" w:type="dxa"/>
          </w:tcPr>
          <w:p w14:paraId="66A27271" w14:textId="77777777" w:rsidR="00207BD1" w:rsidRPr="00DE4033" w:rsidRDefault="00207BD1" w:rsidP="00207BD1">
            <w:pPr>
              <w:jc w:val="center"/>
            </w:pPr>
            <w:r w:rsidRPr="00DE4033">
              <w:t>1</w:t>
            </w:r>
          </w:p>
        </w:tc>
        <w:tc>
          <w:tcPr>
            <w:tcW w:w="327" w:type="dxa"/>
          </w:tcPr>
          <w:p w14:paraId="010D4D6B" w14:textId="77777777" w:rsidR="00207BD1" w:rsidRPr="00DE4033" w:rsidRDefault="00207BD1" w:rsidP="00207BD1">
            <w:pPr>
              <w:jc w:val="center"/>
            </w:pPr>
            <w:r w:rsidRPr="00DE4033">
              <w:t>2</w:t>
            </w:r>
          </w:p>
        </w:tc>
        <w:tc>
          <w:tcPr>
            <w:tcW w:w="327" w:type="dxa"/>
          </w:tcPr>
          <w:p w14:paraId="765FB8B7" w14:textId="77777777" w:rsidR="00207BD1" w:rsidRPr="00DE4033" w:rsidRDefault="00207BD1" w:rsidP="00207BD1">
            <w:pPr>
              <w:jc w:val="center"/>
            </w:pPr>
            <w:r w:rsidRPr="00DE4033">
              <w:t>3</w:t>
            </w:r>
          </w:p>
        </w:tc>
        <w:tc>
          <w:tcPr>
            <w:tcW w:w="327" w:type="dxa"/>
          </w:tcPr>
          <w:p w14:paraId="513E432F" w14:textId="77777777" w:rsidR="00207BD1" w:rsidRPr="00DE4033" w:rsidRDefault="00207BD1" w:rsidP="00207BD1">
            <w:pPr>
              <w:jc w:val="center"/>
            </w:pPr>
            <w:r w:rsidRPr="00DE4033">
              <w:t>4</w:t>
            </w:r>
          </w:p>
        </w:tc>
        <w:tc>
          <w:tcPr>
            <w:tcW w:w="327" w:type="dxa"/>
          </w:tcPr>
          <w:p w14:paraId="5CA44D72" w14:textId="77777777" w:rsidR="00207BD1" w:rsidRPr="00DE4033" w:rsidRDefault="00207BD1" w:rsidP="00207BD1">
            <w:pPr>
              <w:jc w:val="center"/>
            </w:pPr>
            <w:r w:rsidRPr="00DE4033">
              <w:t>1</w:t>
            </w:r>
          </w:p>
        </w:tc>
        <w:tc>
          <w:tcPr>
            <w:tcW w:w="327" w:type="dxa"/>
          </w:tcPr>
          <w:p w14:paraId="263BF36B" w14:textId="77777777" w:rsidR="00207BD1" w:rsidRPr="00DE4033" w:rsidRDefault="00207BD1" w:rsidP="00207BD1">
            <w:pPr>
              <w:jc w:val="center"/>
            </w:pPr>
            <w:r w:rsidRPr="00DE4033">
              <w:t>2</w:t>
            </w:r>
          </w:p>
        </w:tc>
        <w:tc>
          <w:tcPr>
            <w:tcW w:w="327" w:type="dxa"/>
          </w:tcPr>
          <w:p w14:paraId="64F62403" w14:textId="77777777" w:rsidR="00207BD1" w:rsidRPr="00DE4033" w:rsidRDefault="00207BD1" w:rsidP="00207BD1">
            <w:pPr>
              <w:jc w:val="center"/>
            </w:pPr>
            <w:r w:rsidRPr="00DE4033">
              <w:t>3</w:t>
            </w:r>
          </w:p>
        </w:tc>
        <w:tc>
          <w:tcPr>
            <w:tcW w:w="327" w:type="dxa"/>
          </w:tcPr>
          <w:p w14:paraId="51D0869E" w14:textId="77777777" w:rsidR="00207BD1" w:rsidRPr="00DE4033" w:rsidRDefault="00207BD1" w:rsidP="00207BD1">
            <w:pPr>
              <w:jc w:val="center"/>
            </w:pPr>
            <w:r w:rsidRPr="00DE4033">
              <w:t>4</w:t>
            </w:r>
          </w:p>
        </w:tc>
        <w:tc>
          <w:tcPr>
            <w:tcW w:w="1982" w:type="dxa"/>
          </w:tcPr>
          <w:p w14:paraId="47C93B15" w14:textId="6972B8E2" w:rsidR="00207BD1" w:rsidRPr="00DE4033" w:rsidRDefault="00207BD1" w:rsidP="00207BD1">
            <w:pPr>
              <w:jc w:val="center"/>
              <w:rPr>
                <w:b/>
              </w:rPr>
            </w:pPr>
            <w:r w:rsidRPr="00DE4033">
              <w:rPr>
                <w:b/>
              </w:rPr>
              <w:t>Progres</w:t>
            </w:r>
            <w:r>
              <w:rPr>
                <w:b/>
              </w:rPr>
              <w:t>s</w:t>
            </w:r>
            <w:r w:rsidRPr="00DE4033">
              <w:rPr>
                <w:b/>
              </w:rPr>
              <w:t>o</w:t>
            </w:r>
          </w:p>
        </w:tc>
      </w:tr>
      <w:tr w:rsidR="00E65609" w:rsidRPr="00DE4033" w14:paraId="1BAA26C2" w14:textId="77777777" w:rsidTr="00E65609">
        <w:trPr>
          <w:trHeight w:val="288"/>
        </w:trPr>
        <w:tc>
          <w:tcPr>
            <w:tcW w:w="2385" w:type="dxa"/>
          </w:tcPr>
          <w:p w14:paraId="4214A63E" w14:textId="77777777" w:rsidR="00207BD1" w:rsidRDefault="00207BD1" w:rsidP="00207BD1">
            <w:pPr>
              <w:jc w:val="both"/>
            </w:pPr>
            <w:r>
              <w:t>Escrever o GDD</w:t>
            </w:r>
          </w:p>
          <w:p w14:paraId="2D3A5D9C" w14:textId="77777777" w:rsidR="00207BD1" w:rsidRPr="00DE4033" w:rsidRDefault="00207BD1" w:rsidP="00207BD1">
            <w:pPr>
              <w:jc w:val="both"/>
            </w:pPr>
          </w:p>
        </w:tc>
        <w:tc>
          <w:tcPr>
            <w:tcW w:w="327" w:type="dxa"/>
            <w:shd w:val="clear" w:color="auto" w:fill="A6A6A6" w:themeFill="background1" w:themeFillShade="A6"/>
          </w:tcPr>
          <w:p w14:paraId="3325EF48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  <w:shd w:val="clear" w:color="auto" w:fill="A6A6A6" w:themeFill="background1" w:themeFillShade="A6"/>
          </w:tcPr>
          <w:p w14:paraId="51596D2E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  <w:shd w:val="clear" w:color="auto" w:fill="A6A6A6" w:themeFill="background1" w:themeFillShade="A6"/>
          </w:tcPr>
          <w:p w14:paraId="6EBE573F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  <w:shd w:val="clear" w:color="auto" w:fill="A6A6A6" w:themeFill="background1" w:themeFillShade="A6"/>
          </w:tcPr>
          <w:p w14:paraId="17260E6A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17F83D3E" w14:textId="77777777" w:rsidR="00207BD1" w:rsidRPr="00DE4033" w:rsidRDefault="00207BD1" w:rsidP="00207BD1">
            <w:pPr>
              <w:jc w:val="center"/>
            </w:pPr>
          </w:p>
        </w:tc>
        <w:tc>
          <w:tcPr>
            <w:tcW w:w="559" w:type="dxa"/>
          </w:tcPr>
          <w:p w14:paraId="29522E7E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50CE6FBD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1AA188F1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2A03BC2B" w14:textId="65F8E1B8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6C569848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511CFA1E" w14:textId="77777777" w:rsidR="00207BD1" w:rsidRPr="00DE4033" w:rsidRDefault="00207BD1" w:rsidP="00207BD1">
            <w:pPr>
              <w:jc w:val="center"/>
            </w:pPr>
          </w:p>
        </w:tc>
        <w:tc>
          <w:tcPr>
            <w:tcW w:w="559" w:type="dxa"/>
          </w:tcPr>
          <w:p w14:paraId="5FB42365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1CBEB302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5AE61AFB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48A6056C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242ACBD7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18DAB526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19643592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3467CF72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0D8E251B" w14:textId="77777777" w:rsidR="00207BD1" w:rsidRPr="00DE4033" w:rsidRDefault="00207BD1" w:rsidP="00207BD1">
            <w:pPr>
              <w:jc w:val="center"/>
            </w:pPr>
          </w:p>
        </w:tc>
        <w:tc>
          <w:tcPr>
            <w:tcW w:w="1982" w:type="dxa"/>
            <w:vAlign w:val="center"/>
          </w:tcPr>
          <w:p w14:paraId="2132245F" w14:textId="48AC6FCC" w:rsidR="00207BD1" w:rsidRPr="00DE4033" w:rsidRDefault="00207BD1" w:rsidP="00207BD1">
            <w:pPr>
              <w:jc w:val="center"/>
            </w:pPr>
            <w:r w:rsidRPr="00BE73CD">
              <w:rPr>
                <w:highlight w:val="green"/>
              </w:rPr>
              <w:t>Completo</w:t>
            </w:r>
          </w:p>
        </w:tc>
      </w:tr>
      <w:tr w:rsidR="00E65609" w:rsidRPr="00DE4033" w14:paraId="296DF0F1" w14:textId="77777777" w:rsidTr="00E65609">
        <w:trPr>
          <w:trHeight w:val="274"/>
        </w:trPr>
        <w:tc>
          <w:tcPr>
            <w:tcW w:w="2385" w:type="dxa"/>
          </w:tcPr>
          <w:p w14:paraId="699D9693" w14:textId="77777777" w:rsidR="00207BD1" w:rsidRDefault="00207BD1" w:rsidP="00207BD1">
            <w:pPr>
              <w:jc w:val="both"/>
            </w:pPr>
            <w:r>
              <w:t>Apresentar GDD</w:t>
            </w:r>
          </w:p>
          <w:p w14:paraId="5DA664C9" w14:textId="77777777" w:rsidR="00207BD1" w:rsidRPr="00DE4033" w:rsidRDefault="00207BD1" w:rsidP="00207BD1">
            <w:pPr>
              <w:jc w:val="both"/>
            </w:pPr>
          </w:p>
        </w:tc>
        <w:tc>
          <w:tcPr>
            <w:tcW w:w="327" w:type="dxa"/>
          </w:tcPr>
          <w:p w14:paraId="537555A0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5762B676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  <w:shd w:val="clear" w:color="auto" w:fill="auto"/>
          </w:tcPr>
          <w:p w14:paraId="00FEB6D2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  <w:shd w:val="clear" w:color="auto" w:fill="auto"/>
          </w:tcPr>
          <w:p w14:paraId="46B8439F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  <w:shd w:val="clear" w:color="auto" w:fill="808080" w:themeFill="background1" w:themeFillShade="80"/>
          </w:tcPr>
          <w:p w14:paraId="60EB4698" w14:textId="77777777" w:rsidR="00207BD1" w:rsidRPr="00DE4033" w:rsidRDefault="00207BD1" w:rsidP="00207BD1">
            <w:pPr>
              <w:jc w:val="center"/>
            </w:pPr>
          </w:p>
        </w:tc>
        <w:tc>
          <w:tcPr>
            <w:tcW w:w="559" w:type="dxa"/>
          </w:tcPr>
          <w:p w14:paraId="3D0032A6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4BA3E6B1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69D5ECB7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  <w:shd w:val="clear" w:color="auto" w:fill="FFFFFF" w:themeFill="background1"/>
          </w:tcPr>
          <w:p w14:paraId="2607007C" w14:textId="420F52E1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75AA4C31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2139E804" w14:textId="77777777" w:rsidR="00207BD1" w:rsidRPr="00DE4033" w:rsidRDefault="00207BD1" w:rsidP="00207BD1">
            <w:pPr>
              <w:jc w:val="center"/>
            </w:pPr>
          </w:p>
        </w:tc>
        <w:tc>
          <w:tcPr>
            <w:tcW w:w="559" w:type="dxa"/>
          </w:tcPr>
          <w:p w14:paraId="4586B0CD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5B399006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4A571111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09369FAE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0F989C46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6CAFD689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30C62CF2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3DB71E66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35160AC5" w14:textId="77777777" w:rsidR="00207BD1" w:rsidRPr="00DE4033" w:rsidRDefault="00207BD1" w:rsidP="00207BD1">
            <w:pPr>
              <w:jc w:val="center"/>
            </w:pPr>
          </w:p>
        </w:tc>
        <w:tc>
          <w:tcPr>
            <w:tcW w:w="1982" w:type="dxa"/>
            <w:vAlign w:val="center"/>
          </w:tcPr>
          <w:p w14:paraId="29A7E7A2" w14:textId="00542CF4" w:rsidR="00207BD1" w:rsidRPr="00DE4033" w:rsidRDefault="00207BD1" w:rsidP="00207BD1">
            <w:pPr>
              <w:jc w:val="center"/>
            </w:pPr>
            <w:r w:rsidRPr="00BE73CD">
              <w:rPr>
                <w:highlight w:val="green"/>
              </w:rPr>
              <w:t>Completo</w:t>
            </w:r>
          </w:p>
        </w:tc>
      </w:tr>
      <w:tr w:rsidR="00E65609" w:rsidRPr="00DE4033" w14:paraId="7FCDE771" w14:textId="77777777" w:rsidTr="00E65609">
        <w:trPr>
          <w:trHeight w:val="288"/>
        </w:trPr>
        <w:tc>
          <w:tcPr>
            <w:tcW w:w="2385" w:type="dxa"/>
          </w:tcPr>
          <w:p w14:paraId="79C12524" w14:textId="070E4D4C" w:rsidR="00207BD1" w:rsidRPr="00DE4033" w:rsidRDefault="00207BD1" w:rsidP="00207BD1">
            <w:r>
              <w:t>Desenhar a arte do personagem</w:t>
            </w:r>
          </w:p>
        </w:tc>
        <w:tc>
          <w:tcPr>
            <w:tcW w:w="327" w:type="dxa"/>
          </w:tcPr>
          <w:p w14:paraId="01BABCE2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73ECE5AB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6233BA79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  <w:shd w:val="clear" w:color="auto" w:fill="auto"/>
          </w:tcPr>
          <w:p w14:paraId="75858D58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113F3F38" w14:textId="77777777" w:rsidR="00207BD1" w:rsidRPr="00DE4033" w:rsidRDefault="00207BD1" w:rsidP="00207BD1">
            <w:pPr>
              <w:jc w:val="center"/>
            </w:pPr>
          </w:p>
        </w:tc>
        <w:tc>
          <w:tcPr>
            <w:tcW w:w="559" w:type="dxa"/>
          </w:tcPr>
          <w:p w14:paraId="42690E73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535C3A14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142CE51D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  <w:shd w:val="clear" w:color="auto" w:fill="A6A6A6" w:themeFill="background1" w:themeFillShade="A6"/>
          </w:tcPr>
          <w:p w14:paraId="1F8C5D8F" w14:textId="4EE70F35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  <w:shd w:val="clear" w:color="auto" w:fill="A6A6A6" w:themeFill="background1" w:themeFillShade="A6"/>
          </w:tcPr>
          <w:p w14:paraId="66EE02B3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53EA7F5E" w14:textId="77777777" w:rsidR="00207BD1" w:rsidRPr="00DE4033" w:rsidRDefault="00207BD1" w:rsidP="00207BD1">
            <w:pPr>
              <w:jc w:val="center"/>
            </w:pPr>
          </w:p>
        </w:tc>
        <w:tc>
          <w:tcPr>
            <w:tcW w:w="559" w:type="dxa"/>
          </w:tcPr>
          <w:p w14:paraId="66251A07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3864796D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0193203F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0448B59B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746BAEEF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6222F1EE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71A80FA6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576D4B7D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16F5E1BD" w14:textId="77777777" w:rsidR="00207BD1" w:rsidRPr="00DE4033" w:rsidRDefault="00207BD1" w:rsidP="00207BD1">
            <w:pPr>
              <w:jc w:val="center"/>
            </w:pPr>
          </w:p>
        </w:tc>
        <w:tc>
          <w:tcPr>
            <w:tcW w:w="1982" w:type="dxa"/>
            <w:vAlign w:val="center"/>
          </w:tcPr>
          <w:p w14:paraId="71E1D5A4" w14:textId="3ABFA7BB" w:rsidR="00207BD1" w:rsidRPr="00DE4033" w:rsidRDefault="00CC39CF" w:rsidP="00207BD1">
            <w:pPr>
              <w:jc w:val="center"/>
            </w:pPr>
            <w:ins w:id="495" w:author="Cleidiana Reis dos Santos" w:date="2022-06-13T21:09:00Z">
              <w:r w:rsidRPr="00BE73CD">
                <w:rPr>
                  <w:highlight w:val="green"/>
                </w:rPr>
                <w:t>Completo</w:t>
              </w:r>
            </w:ins>
            <w:del w:id="496" w:author="Cleidiana Reis dos Santos" w:date="2022-06-13T21:09:00Z">
              <w:r w:rsidR="00207BD1" w:rsidDel="00CC39CF">
                <w:delText>Planejado</w:delText>
              </w:r>
            </w:del>
          </w:p>
        </w:tc>
      </w:tr>
      <w:tr w:rsidR="00E65609" w:rsidRPr="00DE4033" w14:paraId="203C1029" w14:textId="77777777" w:rsidTr="00E65609">
        <w:trPr>
          <w:trHeight w:val="274"/>
        </w:trPr>
        <w:tc>
          <w:tcPr>
            <w:tcW w:w="2385" w:type="dxa"/>
          </w:tcPr>
          <w:p w14:paraId="1934C56D" w14:textId="293739A4" w:rsidR="00207BD1" w:rsidRPr="00DE4033" w:rsidRDefault="00207BD1" w:rsidP="00207BD1">
            <w:r>
              <w:t>Desenhar a arte dos cenários e menu</w:t>
            </w:r>
          </w:p>
        </w:tc>
        <w:tc>
          <w:tcPr>
            <w:tcW w:w="327" w:type="dxa"/>
          </w:tcPr>
          <w:p w14:paraId="1886A551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0080C92E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67B29864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  <w:shd w:val="clear" w:color="auto" w:fill="auto"/>
          </w:tcPr>
          <w:p w14:paraId="498D1463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50CFFCD2" w14:textId="77777777" w:rsidR="00207BD1" w:rsidRPr="00DE4033" w:rsidRDefault="00207BD1" w:rsidP="00207BD1">
            <w:pPr>
              <w:jc w:val="center"/>
            </w:pPr>
          </w:p>
        </w:tc>
        <w:tc>
          <w:tcPr>
            <w:tcW w:w="559" w:type="dxa"/>
          </w:tcPr>
          <w:p w14:paraId="5622DAE8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1234CF39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0EFE887D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4453FA06" w14:textId="195E46D4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64AB8CC6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  <w:shd w:val="clear" w:color="auto" w:fill="A6A6A6" w:themeFill="background1" w:themeFillShade="A6"/>
          </w:tcPr>
          <w:p w14:paraId="2444648B" w14:textId="77777777" w:rsidR="00207BD1" w:rsidRPr="00DE4033" w:rsidRDefault="00207BD1" w:rsidP="00207BD1">
            <w:pPr>
              <w:jc w:val="center"/>
            </w:pPr>
          </w:p>
        </w:tc>
        <w:tc>
          <w:tcPr>
            <w:tcW w:w="559" w:type="dxa"/>
            <w:shd w:val="clear" w:color="auto" w:fill="A6A6A6" w:themeFill="background1" w:themeFillShade="A6"/>
          </w:tcPr>
          <w:p w14:paraId="6ED1EF73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06DC0F82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434BA41A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47E343ED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74B1A3B3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5DE20A9A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43BDAA75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5E4135A6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06B417C5" w14:textId="77777777" w:rsidR="00207BD1" w:rsidRPr="00DE4033" w:rsidRDefault="00207BD1" w:rsidP="00207BD1">
            <w:pPr>
              <w:jc w:val="center"/>
            </w:pPr>
          </w:p>
        </w:tc>
        <w:tc>
          <w:tcPr>
            <w:tcW w:w="1982" w:type="dxa"/>
            <w:vAlign w:val="center"/>
          </w:tcPr>
          <w:p w14:paraId="46009AB6" w14:textId="3BA28418" w:rsidR="00207BD1" w:rsidRPr="00DE4033" w:rsidRDefault="00CC39CF" w:rsidP="00207BD1">
            <w:pPr>
              <w:jc w:val="center"/>
            </w:pPr>
            <w:ins w:id="497" w:author="Cleidiana Reis dos Santos" w:date="2022-06-13T21:09:00Z">
              <w:r w:rsidRPr="00BE73CD">
                <w:rPr>
                  <w:highlight w:val="green"/>
                </w:rPr>
                <w:t>Completo</w:t>
              </w:r>
            </w:ins>
            <w:del w:id="498" w:author="Cleidiana Reis dos Santos" w:date="2022-06-13T21:09:00Z">
              <w:r w:rsidR="00207BD1" w:rsidDel="00CC39CF">
                <w:delText>Planejado</w:delText>
              </w:r>
            </w:del>
          </w:p>
        </w:tc>
      </w:tr>
      <w:tr w:rsidR="00E65609" w:rsidRPr="00DE4033" w14:paraId="4CF794FC" w14:textId="77777777" w:rsidTr="00E65609">
        <w:trPr>
          <w:trHeight w:val="288"/>
        </w:trPr>
        <w:tc>
          <w:tcPr>
            <w:tcW w:w="2385" w:type="dxa"/>
          </w:tcPr>
          <w:p w14:paraId="3B44B8C8" w14:textId="7C058274" w:rsidR="00207BD1" w:rsidRPr="00DE4033" w:rsidRDefault="00207BD1" w:rsidP="00207BD1">
            <w:r>
              <w:t>Desenvolver o sistema relacionados ao jogador</w:t>
            </w:r>
          </w:p>
        </w:tc>
        <w:tc>
          <w:tcPr>
            <w:tcW w:w="327" w:type="dxa"/>
          </w:tcPr>
          <w:p w14:paraId="567199DC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5F287884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2EA459DD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72183B10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684AEA4A" w14:textId="77777777" w:rsidR="00207BD1" w:rsidRPr="00DE4033" w:rsidRDefault="00207BD1" w:rsidP="00207BD1">
            <w:pPr>
              <w:jc w:val="center"/>
            </w:pPr>
          </w:p>
        </w:tc>
        <w:tc>
          <w:tcPr>
            <w:tcW w:w="559" w:type="dxa"/>
          </w:tcPr>
          <w:p w14:paraId="1D0B0FDF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4C6CA292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7EA59C98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  <w:shd w:val="clear" w:color="auto" w:fill="auto"/>
          </w:tcPr>
          <w:p w14:paraId="269ED577" w14:textId="2642B5F3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36700B6D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03731C3C" w14:textId="77777777" w:rsidR="00207BD1" w:rsidRPr="00DE4033" w:rsidRDefault="00207BD1" w:rsidP="00207BD1">
            <w:pPr>
              <w:jc w:val="center"/>
            </w:pPr>
          </w:p>
        </w:tc>
        <w:tc>
          <w:tcPr>
            <w:tcW w:w="559" w:type="dxa"/>
          </w:tcPr>
          <w:p w14:paraId="720ECFC8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  <w:shd w:val="clear" w:color="auto" w:fill="A6A6A6" w:themeFill="background1" w:themeFillShade="A6"/>
          </w:tcPr>
          <w:p w14:paraId="3D462F61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  <w:shd w:val="clear" w:color="auto" w:fill="A6A6A6" w:themeFill="background1" w:themeFillShade="A6"/>
          </w:tcPr>
          <w:p w14:paraId="489482AA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04659937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48B38435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29E3CC0F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23181705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6E37DDCD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7044EA25" w14:textId="77777777" w:rsidR="00207BD1" w:rsidRPr="00DE4033" w:rsidRDefault="00207BD1" w:rsidP="00207BD1">
            <w:pPr>
              <w:jc w:val="center"/>
            </w:pPr>
          </w:p>
        </w:tc>
        <w:tc>
          <w:tcPr>
            <w:tcW w:w="1982" w:type="dxa"/>
            <w:vAlign w:val="center"/>
          </w:tcPr>
          <w:p w14:paraId="1ED78435" w14:textId="422595C4" w:rsidR="00207BD1" w:rsidRPr="00DE4033" w:rsidRDefault="00207BD1" w:rsidP="00207BD1">
            <w:pPr>
              <w:jc w:val="center"/>
            </w:pPr>
            <w:del w:id="499" w:author="Cleidiana Reis dos Santos" w:date="2022-06-13T21:09:00Z">
              <w:r w:rsidRPr="00BE73CD" w:rsidDel="00CC39CF">
                <w:rPr>
                  <w:highlight w:val="magenta"/>
                </w:rPr>
                <w:delText xml:space="preserve">Em </w:delText>
              </w:r>
            </w:del>
            <w:ins w:id="500" w:author="Cleidiana Reis dos Santos" w:date="2022-06-13T21:09:00Z">
              <w:r w:rsidR="00CC39CF" w:rsidRPr="00BE73CD">
                <w:rPr>
                  <w:highlight w:val="green"/>
                </w:rPr>
                <w:t>Completo</w:t>
              </w:r>
            </w:ins>
            <w:del w:id="501" w:author="Cleidiana Reis dos Santos" w:date="2022-06-13T21:09:00Z">
              <w:r w:rsidRPr="00BE73CD" w:rsidDel="00CC39CF">
                <w:rPr>
                  <w:highlight w:val="magenta"/>
                </w:rPr>
                <w:delText>Progresso</w:delText>
              </w:r>
            </w:del>
          </w:p>
        </w:tc>
      </w:tr>
      <w:tr w:rsidR="00E65609" w:rsidRPr="00DE4033" w14:paraId="1C5FE1D0" w14:textId="77777777" w:rsidTr="00E65609">
        <w:trPr>
          <w:trHeight w:val="274"/>
        </w:trPr>
        <w:tc>
          <w:tcPr>
            <w:tcW w:w="2385" w:type="dxa"/>
          </w:tcPr>
          <w:p w14:paraId="511B5612" w14:textId="3FF18469" w:rsidR="00207BD1" w:rsidRPr="00DE4033" w:rsidRDefault="00207BD1" w:rsidP="00207BD1">
            <w:r>
              <w:t>Desenvolver sistema de menu, mapas e fases</w:t>
            </w:r>
          </w:p>
        </w:tc>
        <w:tc>
          <w:tcPr>
            <w:tcW w:w="327" w:type="dxa"/>
          </w:tcPr>
          <w:p w14:paraId="20C1D82B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478EA51D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46612BEA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18DE9CCE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5BF42959" w14:textId="77777777" w:rsidR="00207BD1" w:rsidRPr="00DE4033" w:rsidRDefault="00207BD1" w:rsidP="00207BD1">
            <w:pPr>
              <w:jc w:val="center"/>
            </w:pPr>
          </w:p>
        </w:tc>
        <w:tc>
          <w:tcPr>
            <w:tcW w:w="559" w:type="dxa"/>
          </w:tcPr>
          <w:p w14:paraId="40E310C0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62067249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2C5B40E0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  <w:shd w:val="clear" w:color="auto" w:fill="auto"/>
          </w:tcPr>
          <w:p w14:paraId="2F325AC9" w14:textId="3275601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39D1A397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3A7DB824" w14:textId="77777777" w:rsidR="00207BD1" w:rsidRPr="00DE4033" w:rsidRDefault="00207BD1" w:rsidP="00207BD1">
            <w:pPr>
              <w:jc w:val="center"/>
            </w:pPr>
          </w:p>
        </w:tc>
        <w:tc>
          <w:tcPr>
            <w:tcW w:w="559" w:type="dxa"/>
          </w:tcPr>
          <w:p w14:paraId="040E0038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282B0E3B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16CDB584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  <w:shd w:val="clear" w:color="auto" w:fill="A6A6A6" w:themeFill="background1" w:themeFillShade="A6"/>
          </w:tcPr>
          <w:p w14:paraId="6CB958C0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  <w:shd w:val="clear" w:color="auto" w:fill="A6A6A6" w:themeFill="background1" w:themeFillShade="A6"/>
          </w:tcPr>
          <w:p w14:paraId="1D8EA8C0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  <w:shd w:val="clear" w:color="auto" w:fill="A6A6A6" w:themeFill="background1" w:themeFillShade="A6"/>
          </w:tcPr>
          <w:p w14:paraId="04EC8FEA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  <w:shd w:val="clear" w:color="auto" w:fill="A6A6A6" w:themeFill="background1" w:themeFillShade="A6"/>
          </w:tcPr>
          <w:p w14:paraId="0259C666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491CE7FC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74FC7979" w14:textId="77777777" w:rsidR="00207BD1" w:rsidRPr="00DE4033" w:rsidRDefault="00207BD1" w:rsidP="00207BD1">
            <w:pPr>
              <w:jc w:val="center"/>
            </w:pPr>
          </w:p>
        </w:tc>
        <w:tc>
          <w:tcPr>
            <w:tcW w:w="1982" w:type="dxa"/>
            <w:vAlign w:val="center"/>
          </w:tcPr>
          <w:p w14:paraId="14CD2061" w14:textId="7BA4126D" w:rsidR="00207BD1" w:rsidRPr="00DE4033" w:rsidRDefault="00207BD1" w:rsidP="00207BD1">
            <w:pPr>
              <w:jc w:val="center"/>
            </w:pPr>
            <w:r w:rsidRPr="00BE73CD">
              <w:rPr>
                <w:highlight w:val="magenta"/>
              </w:rPr>
              <w:t>Em Progresso</w:t>
            </w:r>
          </w:p>
        </w:tc>
      </w:tr>
      <w:tr w:rsidR="00E65609" w:rsidRPr="00DE4033" w14:paraId="4B43A7FC" w14:textId="77777777" w:rsidTr="00E65609">
        <w:trPr>
          <w:trHeight w:val="415"/>
        </w:trPr>
        <w:tc>
          <w:tcPr>
            <w:tcW w:w="2385" w:type="dxa"/>
          </w:tcPr>
          <w:p w14:paraId="0D4A50D9" w14:textId="24C2727E" w:rsidR="00207BD1" w:rsidRPr="00DE4033" w:rsidRDefault="00207BD1" w:rsidP="00207BD1">
            <w:pPr>
              <w:jc w:val="both"/>
            </w:pPr>
            <w:r>
              <w:t>Desenvolver manual do jogo</w:t>
            </w:r>
          </w:p>
        </w:tc>
        <w:tc>
          <w:tcPr>
            <w:tcW w:w="327" w:type="dxa"/>
          </w:tcPr>
          <w:p w14:paraId="770C4FCC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2E5E4371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714E031D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58DA7129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4BABA8D9" w14:textId="77777777" w:rsidR="00207BD1" w:rsidRPr="00DE4033" w:rsidRDefault="00207BD1" w:rsidP="00207BD1">
            <w:pPr>
              <w:jc w:val="center"/>
            </w:pPr>
          </w:p>
        </w:tc>
        <w:tc>
          <w:tcPr>
            <w:tcW w:w="559" w:type="dxa"/>
          </w:tcPr>
          <w:p w14:paraId="13797343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3547906E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157CA38E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4F341506" w14:textId="43D4897F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  <w:shd w:val="clear" w:color="auto" w:fill="auto"/>
          </w:tcPr>
          <w:p w14:paraId="1C176CEF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49BAD9ED" w14:textId="77777777" w:rsidR="00207BD1" w:rsidRPr="00DE4033" w:rsidRDefault="00207BD1" w:rsidP="00207BD1">
            <w:pPr>
              <w:jc w:val="center"/>
            </w:pPr>
          </w:p>
        </w:tc>
        <w:tc>
          <w:tcPr>
            <w:tcW w:w="559" w:type="dxa"/>
          </w:tcPr>
          <w:p w14:paraId="20472F6B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65F2D8F0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30794A74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382A00C2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  <w:shd w:val="clear" w:color="auto" w:fill="auto"/>
          </w:tcPr>
          <w:p w14:paraId="3E6BEA4B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  <w:shd w:val="clear" w:color="auto" w:fill="A6A6A6" w:themeFill="background1" w:themeFillShade="A6"/>
          </w:tcPr>
          <w:p w14:paraId="4D081497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  <w:shd w:val="clear" w:color="auto" w:fill="A6A6A6" w:themeFill="background1" w:themeFillShade="A6"/>
          </w:tcPr>
          <w:p w14:paraId="4A0ABA6C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  <w:shd w:val="clear" w:color="auto" w:fill="auto"/>
          </w:tcPr>
          <w:p w14:paraId="189EABB6" w14:textId="77777777" w:rsidR="00207BD1" w:rsidRPr="00DE4033" w:rsidRDefault="00207BD1" w:rsidP="00207BD1">
            <w:pPr>
              <w:jc w:val="center"/>
            </w:pPr>
          </w:p>
        </w:tc>
        <w:tc>
          <w:tcPr>
            <w:tcW w:w="327" w:type="dxa"/>
          </w:tcPr>
          <w:p w14:paraId="1A2E1CDE" w14:textId="77777777" w:rsidR="00207BD1" w:rsidRPr="00DE4033" w:rsidRDefault="00207BD1" w:rsidP="00207BD1">
            <w:pPr>
              <w:jc w:val="center"/>
            </w:pPr>
          </w:p>
        </w:tc>
        <w:tc>
          <w:tcPr>
            <w:tcW w:w="1982" w:type="dxa"/>
            <w:vAlign w:val="center"/>
          </w:tcPr>
          <w:p w14:paraId="76162984" w14:textId="621E38AE" w:rsidR="00207BD1" w:rsidRPr="00DE4033" w:rsidRDefault="00CC39CF" w:rsidP="00207BD1">
            <w:pPr>
              <w:jc w:val="center"/>
            </w:pPr>
            <w:ins w:id="502" w:author="Cleidiana Reis dos Santos" w:date="2022-06-13T21:10:00Z">
              <w:r w:rsidRPr="00BE73CD">
                <w:rPr>
                  <w:highlight w:val="magenta"/>
                </w:rPr>
                <w:t>Em Progresso</w:t>
              </w:r>
            </w:ins>
            <w:del w:id="503" w:author="Cleidiana Reis dos Santos" w:date="2022-06-13T21:10:00Z">
              <w:r w:rsidR="00207BD1" w:rsidDel="00CC39CF">
                <w:delText>Planejado</w:delText>
              </w:r>
            </w:del>
          </w:p>
        </w:tc>
      </w:tr>
    </w:tbl>
    <w:p w14:paraId="0DE35BF3" w14:textId="77777777" w:rsidR="0091226E" w:rsidRPr="0077658F" w:rsidRDefault="0091226E" w:rsidP="002C24D9">
      <w:pPr>
        <w:pStyle w:val="PargrafodaLista"/>
        <w:tabs>
          <w:tab w:val="left" w:pos="7672"/>
        </w:tabs>
        <w:ind w:left="0" w:firstLine="360"/>
        <w:jc w:val="both"/>
        <w:rPr>
          <w:sz w:val="24"/>
          <w:lang w:val="pt-BR"/>
        </w:rPr>
      </w:pPr>
    </w:p>
    <w:p w14:paraId="664B2076" w14:textId="77777777" w:rsidR="005E6EDF" w:rsidRPr="005E6EDF" w:rsidRDefault="005E6EDF" w:rsidP="002C24D9">
      <w:pPr>
        <w:jc w:val="both"/>
        <w:rPr>
          <w:sz w:val="28"/>
          <w:lang w:val="pt-BR"/>
        </w:rPr>
      </w:pPr>
    </w:p>
    <w:p w14:paraId="6B294EFE" w14:textId="77777777" w:rsidR="005E6EDF" w:rsidRPr="005E6EDF" w:rsidRDefault="005E6EDF" w:rsidP="002C24D9">
      <w:pPr>
        <w:pStyle w:val="PargrafodaLista"/>
        <w:tabs>
          <w:tab w:val="left" w:pos="7672"/>
        </w:tabs>
        <w:ind w:left="360"/>
        <w:jc w:val="both"/>
        <w:rPr>
          <w:sz w:val="28"/>
          <w:lang w:val="pt-BR"/>
        </w:rPr>
      </w:pPr>
    </w:p>
    <w:p w14:paraId="2AC85758" w14:textId="77777777" w:rsidR="005E6EDF" w:rsidRPr="005E6EDF" w:rsidRDefault="005E6EDF" w:rsidP="002C24D9">
      <w:pPr>
        <w:pStyle w:val="PargrafodaLista"/>
        <w:tabs>
          <w:tab w:val="left" w:pos="7672"/>
        </w:tabs>
        <w:ind w:left="360"/>
        <w:jc w:val="both"/>
        <w:rPr>
          <w:sz w:val="28"/>
          <w:lang w:val="pt-BR"/>
        </w:rPr>
      </w:pPr>
    </w:p>
    <w:p w14:paraId="62CB8230" w14:textId="77777777" w:rsidR="005E6EDF" w:rsidRPr="005E6EDF" w:rsidRDefault="005E6EDF" w:rsidP="002C24D9">
      <w:pPr>
        <w:pStyle w:val="PargrafodaLista"/>
        <w:tabs>
          <w:tab w:val="left" w:pos="7672"/>
        </w:tabs>
        <w:ind w:left="360"/>
        <w:jc w:val="both"/>
        <w:rPr>
          <w:sz w:val="28"/>
          <w:lang w:val="pt-BR"/>
        </w:rPr>
      </w:pPr>
    </w:p>
    <w:sectPr w:rsidR="005E6EDF" w:rsidRPr="005E6ED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6F2D73"/>
    <w:multiLevelType w:val="multilevel"/>
    <w:tmpl w:val="3B04569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24D419E7"/>
    <w:multiLevelType w:val="hybridMultilevel"/>
    <w:tmpl w:val="C7F6ABB4"/>
    <w:lvl w:ilvl="0" w:tplc="C59C826E">
      <w:start w:val="1"/>
      <w:numFmt w:val="decimal"/>
      <w:suff w:val="nothing"/>
      <w:lvlText w:val="%1)"/>
      <w:lvlJc w:val="left"/>
      <w:pPr>
        <w:ind w:left="0" w:firstLine="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883ADE"/>
    <w:multiLevelType w:val="hybridMultilevel"/>
    <w:tmpl w:val="5C1636DC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04C6919"/>
    <w:multiLevelType w:val="hybridMultilevel"/>
    <w:tmpl w:val="B8145B94"/>
    <w:lvl w:ilvl="0" w:tplc="C59C826E">
      <w:start w:val="1"/>
      <w:numFmt w:val="decimal"/>
      <w:suff w:val="nothing"/>
      <w:lvlText w:val="%1)"/>
      <w:lvlJc w:val="left"/>
      <w:pPr>
        <w:ind w:left="0" w:firstLine="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5B981DBB"/>
    <w:multiLevelType w:val="hybridMultilevel"/>
    <w:tmpl w:val="10DE80E4"/>
    <w:lvl w:ilvl="0" w:tplc="1F5A3978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0B3021A"/>
    <w:multiLevelType w:val="hybridMultilevel"/>
    <w:tmpl w:val="86B080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FB1F5A"/>
    <w:multiLevelType w:val="multilevel"/>
    <w:tmpl w:val="551694A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748724AF"/>
    <w:multiLevelType w:val="hybridMultilevel"/>
    <w:tmpl w:val="9480715A"/>
    <w:lvl w:ilvl="0" w:tplc="1F5A3978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60F5D7B"/>
    <w:multiLevelType w:val="hybridMultilevel"/>
    <w:tmpl w:val="21F896C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4662219">
    <w:abstractNumId w:val="6"/>
  </w:num>
  <w:num w:numId="2" w16cid:durableId="1525245080">
    <w:abstractNumId w:val="0"/>
  </w:num>
  <w:num w:numId="3" w16cid:durableId="869533422">
    <w:abstractNumId w:val="4"/>
  </w:num>
  <w:num w:numId="4" w16cid:durableId="625506238">
    <w:abstractNumId w:val="7"/>
  </w:num>
  <w:num w:numId="5" w16cid:durableId="1424178921">
    <w:abstractNumId w:val="5"/>
  </w:num>
  <w:num w:numId="6" w16cid:durableId="1160970871">
    <w:abstractNumId w:val="8"/>
  </w:num>
  <w:num w:numId="7" w16cid:durableId="110899953">
    <w:abstractNumId w:val="3"/>
  </w:num>
  <w:num w:numId="8" w16cid:durableId="1765687484">
    <w:abstractNumId w:val="1"/>
  </w:num>
  <w:num w:numId="9" w16cid:durableId="1927497280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Cleidiana Reis dos Santos">
    <w15:presenceInfo w15:providerId="AD" w15:userId="S::cleidianareis@gea.inatel.br::4137e15c-256e-48a2-b63f-0c2d4e4d98e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trackRevision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4592"/>
    <w:rsid w:val="00044DD9"/>
    <w:rsid w:val="00062B9E"/>
    <w:rsid w:val="000776F9"/>
    <w:rsid w:val="00092A70"/>
    <w:rsid w:val="000F6918"/>
    <w:rsid w:val="00101E1F"/>
    <w:rsid w:val="001116C5"/>
    <w:rsid w:val="001432F6"/>
    <w:rsid w:val="00144F58"/>
    <w:rsid w:val="001508FD"/>
    <w:rsid w:val="0016044D"/>
    <w:rsid w:val="00164FD0"/>
    <w:rsid w:val="001A0976"/>
    <w:rsid w:val="001B2F56"/>
    <w:rsid w:val="001B79A5"/>
    <w:rsid w:val="001E2D3B"/>
    <w:rsid w:val="001E523D"/>
    <w:rsid w:val="001F035D"/>
    <w:rsid w:val="00201026"/>
    <w:rsid w:val="00207BD1"/>
    <w:rsid w:val="00221BD7"/>
    <w:rsid w:val="00241FFA"/>
    <w:rsid w:val="00247EDC"/>
    <w:rsid w:val="00254339"/>
    <w:rsid w:val="0026746F"/>
    <w:rsid w:val="00267F2D"/>
    <w:rsid w:val="0028773A"/>
    <w:rsid w:val="002B02DD"/>
    <w:rsid w:val="002C24D9"/>
    <w:rsid w:val="002C2969"/>
    <w:rsid w:val="002D2329"/>
    <w:rsid w:val="00300EEB"/>
    <w:rsid w:val="00313728"/>
    <w:rsid w:val="00314138"/>
    <w:rsid w:val="0032007E"/>
    <w:rsid w:val="00372CA9"/>
    <w:rsid w:val="0038521A"/>
    <w:rsid w:val="003A4D0D"/>
    <w:rsid w:val="003C0488"/>
    <w:rsid w:val="003C4D43"/>
    <w:rsid w:val="003C5BC6"/>
    <w:rsid w:val="003D60DA"/>
    <w:rsid w:val="003F2340"/>
    <w:rsid w:val="0040102B"/>
    <w:rsid w:val="00407C75"/>
    <w:rsid w:val="00415379"/>
    <w:rsid w:val="00423DB5"/>
    <w:rsid w:val="004257EA"/>
    <w:rsid w:val="004267AC"/>
    <w:rsid w:val="00442362"/>
    <w:rsid w:val="00454590"/>
    <w:rsid w:val="004B6DDC"/>
    <w:rsid w:val="004D21B7"/>
    <w:rsid w:val="004F1410"/>
    <w:rsid w:val="0050446B"/>
    <w:rsid w:val="005105C5"/>
    <w:rsid w:val="00531200"/>
    <w:rsid w:val="00551F69"/>
    <w:rsid w:val="00555164"/>
    <w:rsid w:val="0058079F"/>
    <w:rsid w:val="00592AF4"/>
    <w:rsid w:val="005E0407"/>
    <w:rsid w:val="005E12ED"/>
    <w:rsid w:val="005E159C"/>
    <w:rsid w:val="005E6EDF"/>
    <w:rsid w:val="006045B1"/>
    <w:rsid w:val="00616D72"/>
    <w:rsid w:val="0062574F"/>
    <w:rsid w:val="00650AFD"/>
    <w:rsid w:val="0066438D"/>
    <w:rsid w:val="00667333"/>
    <w:rsid w:val="0067562D"/>
    <w:rsid w:val="006D5118"/>
    <w:rsid w:val="006E0A71"/>
    <w:rsid w:val="006F62EB"/>
    <w:rsid w:val="0070496C"/>
    <w:rsid w:val="007050C6"/>
    <w:rsid w:val="0073513A"/>
    <w:rsid w:val="00745EC8"/>
    <w:rsid w:val="0076668F"/>
    <w:rsid w:val="0077658F"/>
    <w:rsid w:val="007979DA"/>
    <w:rsid w:val="007C6837"/>
    <w:rsid w:val="00813FFD"/>
    <w:rsid w:val="00832E50"/>
    <w:rsid w:val="008508E0"/>
    <w:rsid w:val="008512AE"/>
    <w:rsid w:val="008515AF"/>
    <w:rsid w:val="00856605"/>
    <w:rsid w:val="008A6505"/>
    <w:rsid w:val="008B71C9"/>
    <w:rsid w:val="008D4191"/>
    <w:rsid w:val="008E2D2A"/>
    <w:rsid w:val="008F3180"/>
    <w:rsid w:val="008F54CF"/>
    <w:rsid w:val="008F6E51"/>
    <w:rsid w:val="0091226E"/>
    <w:rsid w:val="009214D3"/>
    <w:rsid w:val="009267E5"/>
    <w:rsid w:val="00934A72"/>
    <w:rsid w:val="00976D05"/>
    <w:rsid w:val="00984834"/>
    <w:rsid w:val="009B30FC"/>
    <w:rsid w:val="009E563C"/>
    <w:rsid w:val="009F1CC1"/>
    <w:rsid w:val="00A161DF"/>
    <w:rsid w:val="00A91051"/>
    <w:rsid w:val="00A97104"/>
    <w:rsid w:val="00AB0ADD"/>
    <w:rsid w:val="00AC3CD1"/>
    <w:rsid w:val="00AC53D9"/>
    <w:rsid w:val="00AC5DB8"/>
    <w:rsid w:val="00AD730E"/>
    <w:rsid w:val="00AE322D"/>
    <w:rsid w:val="00AE7810"/>
    <w:rsid w:val="00AF2ADB"/>
    <w:rsid w:val="00B05A5E"/>
    <w:rsid w:val="00B11CEA"/>
    <w:rsid w:val="00B23B7A"/>
    <w:rsid w:val="00B24308"/>
    <w:rsid w:val="00B32564"/>
    <w:rsid w:val="00B41364"/>
    <w:rsid w:val="00B51BFD"/>
    <w:rsid w:val="00B62985"/>
    <w:rsid w:val="00BA4AB0"/>
    <w:rsid w:val="00BD0A44"/>
    <w:rsid w:val="00BD13B9"/>
    <w:rsid w:val="00BE73CD"/>
    <w:rsid w:val="00C01DF1"/>
    <w:rsid w:val="00C265F8"/>
    <w:rsid w:val="00C3312D"/>
    <w:rsid w:val="00C33848"/>
    <w:rsid w:val="00C418D0"/>
    <w:rsid w:val="00C443C1"/>
    <w:rsid w:val="00C66931"/>
    <w:rsid w:val="00C66AA2"/>
    <w:rsid w:val="00C87DF2"/>
    <w:rsid w:val="00C97191"/>
    <w:rsid w:val="00C9767E"/>
    <w:rsid w:val="00CA335E"/>
    <w:rsid w:val="00CC39CF"/>
    <w:rsid w:val="00CD2BE5"/>
    <w:rsid w:val="00CD7447"/>
    <w:rsid w:val="00CF2F50"/>
    <w:rsid w:val="00D26552"/>
    <w:rsid w:val="00D2778E"/>
    <w:rsid w:val="00D5116B"/>
    <w:rsid w:val="00D90EA1"/>
    <w:rsid w:val="00D91AE5"/>
    <w:rsid w:val="00D94C11"/>
    <w:rsid w:val="00DA5A48"/>
    <w:rsid w:val="00DB5C49"/>
    <w:rsid w:val="00DD4189"/>
    <w:rsid w:val="00DE4033"/>
    <w:rsid w:val="00E213FF"/>
    <w:rsid w:val="00E3024E"/>
    <w:rsid w:val="00E35AE3"/>
    <w:rsid w:val="00E37F05"/>
    <w:rsid w:val="00E50988"/>
    <w:rsid w:val="00E51430"/>
    <w:rsid w:val="00E65609"/>
    <w:rsid w:val="00E7131E"/>
    <w:rsid w:val="00E92A56"/>
    <w:rsid w:val="00EC0BE2"/>
    <w:rsid w:val="00EC1E53"/>
    <w:rsid w:val="00EC2A44"/>
    <w:rsid w:val="00EC4592"/>
    <w:rsid w:val="00EC79D0"/>
    <w:rsid w:val="00ED0EF0"/>
    <w:rsid w:val="00ED44D3"/>
    <w:rsid w:val="00EF3371"/>
    <w:rsid w:val="00F15896"/>
    <w:rsid w:val="00F507E2"/>
    <w:rsid w:val="00F72CDF"/>
    <w:rsid w:val="00F80D67"/>
    <w:rsid w:val="00FA5555"/>
    <w:rsid w:val="00FD0DAA"/>
    <w:rsid w:val="00FD5DC7"/>
    <w:rsid w:val="00FD5F87"/>
    <w:rsid w:val="00FF06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C3ACEA"/>
  <w15:docId w15:val="{4163F6A2-3C7B-4681-B905-43E49277EA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77658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25433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E6EDF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77658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77658F"/>
    <w:pPr>
      <w:outlineLvl w:val="9"/>
    </w:pPr>
    <w:rPr>
      <w:lang w:eastAsia="ja-JP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77658F"/>
    <w:pPr>
      <w:spacing w:after="100"/>
    </w:pPr>
  </w:style>
  <w:style w:type="character" w:styleId="Hyperlink">
    <w:name w:val="Hyperlink"/>
    <w:basedOn w:val="Fontepargpadro"/>
    <w:uiPriority w:val="99"/>
    <w:unhideWhenUsed/>
    <w:rsid w:val="0077658F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765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7658F"/>
    <w:rPr>
      <w:rFonts w:ascii="Tahoma" w:hAnsi="Tahoma" w:cs="Tahoma"/>
      <w:sz w:val="16"/>
      <w:szCs w:val="16"/>
    </w:rPr>
  </w:style>
  <w:style w:type="paragraph" w:styleId="Sumrio2">
    <w:name w:val="toc 2"/>
    <w:basedOn w:val="Normal"/>
    <w:next w:val="Normal"/>
    <w:autoRedefine/>
    <w:uiPriority w:val="39"/>
    <w:semiHidden/>
    <w:unhideWhenUsed/>
    <w:qFormat/>
    <w:rsid w:val="0077658F"/>
    <w:pPr>
      <w:spacing w:after="100"/>
      <w:ind w:left="220"/>
    </w:pPr>
    <w:rPr>
      <w:rFonts w:eastAsiaTheme="minorEastAsia"/>
      <w:lang w:eastAsia="ja-JP"/>
    </w:rPr>
  </w:style>
  <w:style w:type="paragraph" w:styleId="Sumrio3">
    <w:name w:val="toc 3"/>
    <w:basedOn w:val="Normal"/>
    <w:next w:val="Normal"/>
    <w:autoRedefine/>
    <w:uiPriority w:val="39"/>
    <w:semiHidden/>
    <w:unhideWhenUsed/>
    <w:qFormat/>
    <w:rsid w:val="0077658F"/>
    <w:pPr>
      <w:spacing w:after="100"/>
      <w:ind w:left="440"/>
    </w:pPr>
    <w:rPr>
      <w:rFonts w:eastAsiaTheme="minorEastAsia"/>
      <w:lang w:eastAsia="ja-JP"/>
    </w:rPr>
  </w:style>
  <w:style w:type="table" w:styleId="Tabelacomgrade">
    <w:name w:val="Table Grid"/>
    <w:basedOn w:val="Tabelanormal"/>
    <w:uiPriority w:val="59"/>
    <w:rsid w:val="0091226E"/>
    <w:pPr>
      <w:spacing w:after="0" w:line="240" w:lineRule="auto"/>
    </w:pPr>
    <w:rPr>
      <w:lang w:val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horttext">
    <w:name w:val="short_text"/>
    <w:basedOn w:val="Fontepargpadro"/>
    <w:rsid w:val="0091226E"/>
  </w:style>
  <w:style w:type="character" w:customStyle="1" w:styleId="hps">
    <w:name w:val="hps"/>
    <w:basedOn w:val="Fontepargpadro"/>
    <w:rsid w:val="0091226E"/>
  </w:style>
  <w:style w:type="character" w:customStyle="1" w:styleId="Ttulo2Char">
    <w:name w:val="Título 2 Char"/>
    <w:basedOn w:val="Fontepargpadro"/>
    <w:link w:val="Ttulo2"/>
    <w:uiPriority w:val="9"/>
    <w:semiHidden/>
    <w:rsid w:val="00254339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MenoPendente">
    <w:name w:val="Unresolved Mention"/>
    <w:basedOn w:val="Fontepargpadro"/>
    <w:uiPriority w:val="99"/>
    <w:semiHidden/>
    <w:unhideWhenUsed/>
    <w:rsid w:val="003C4D43"/>
    <w:rPr>
      <w:color w:val="605E5C"/>
      <w:shd w:val="clear" w:color="auto" w:fill="E1DFDD"/>
    </w:rPr>
  </w:style>
  <w:style w:type="paragraph" w:styleId="Reviso">
    <w:name w:val="Revision"/>
    <w:hidden/>
    <w:uiPriority w:val="99"/>
    <w:semiHidden/>
    <w:rsid w:val="00D91AE5"/>
    <w:pPr>
      <w:spacing w:after="0" w:line="240" w:lineRule="auto"/>
    </w:pPr>
  </w:style>
  <w:style w:type="character" w:styleId="Refdecomentrio">
    <w:name w:val="annotation reference"/>
    <w:basedOn w:val="Fontepargpadro"/>
    <w:uiPriority w:val="99"/>
    <w:semiHidden/>
    <w:unhideWhenUsed/>
    <w:rsid w:val="00F15896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F15896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15896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15896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15896"/>
    <w:rPr>
      <w:b/>
      <w:bCs/>
      <w:sz w:val="20"/>
      <w:szCs w:val="20"/>
    </w:rPr>
  </w:style>
  <w:style w:type="table" w:customStyle="1" w:styleId="4">
    <w:name w:val="4"/>
    <w:basedOn w:val="Tabelanormal"/>
    <w:rsid w:val="005E12ED"/>
    <w:pPr>
      <w:spacing w:after="0" w:line="360" w:lineRule="auto"/>
      <w:ind w:firstLine="720"/>
      <w:jc w:val="both"/>
    </w:pPr>
    <w:rPr>
      <w:rFonts w:ascii="Arial" w:eastAsia="Arial" w:hAnsi="Arial" w:cs="Arial"/>
      <w:sz w:val="24"/>
      <w:szCs w:val="24"/>
      <w:lang w:val="pt-BR" w:eastAsia="pt-BR"/>
    </w:rPr>
    <w:tblPr>
      <w:tblStyleRowBandSize w:val="1"/>
      <w:tblStyleColBandSize w:val="1"/>
      <w:tblInd w:w="0" w:type="nil"/>
      <w:tblCellMar>
        <w:left w:w="70" w:type="dxa"/>
        <w:right w:w="7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357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432874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56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microsoft.com/office/2011/relationships/people" Target="people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E29DAF6-CD42-4DB3-937B-466D4D74AC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16890</TotalTime>
  <Pages>12</Pages>
  <Words>1390</Words>
  <Characters>7511</Characters>
  <Application>Microsoft Office Word</Application>
  <DocSecurity>0</DocSecurity>
  <Lines>62</Lines>
  <Paragraphs>17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Template Game Design Document (GDD)</vt:lpstr>
      <vt:lpstr/>
    </vt:vector>
  </TitlesOfParts>
  <Company/>
  <LinksUpToDate>false</LinksUpToDate>
  <CharactersWithSpaces>8884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 Game Design Document (GDD)</dc:title>
  <dc:subject/>
  <dc:creator>Edirlei Soares de Lima</dc:creator>
  <cp:keywords/>
  <dc:description/>
  <cp:lastModifiedBy>Cleidiana Reis dos Santos</cp:lastModifiedBy>
  <cp:revision>18</cp:revision>
  <dcterms:created xsi:type="dcterms:W3CDTF">2022-01-11T01:48:00Z</dcterms:created>
  <dcterms:modified xsi:type="dcterms:W3CDTF">2022-06-29T01:14:00Z</dcterms:modified>
</cp:coreProperties>
</file>