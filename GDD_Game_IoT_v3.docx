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AA6F" w14:textId="77777777" w:rsidR="00101E1F" w:rsidRPr="005E6EDF" w:rsidRDefault="00101E1F" w:rsidP="002C24D9">
      <w:pPr>
        <w:jc w:val="both"/>
        <w:rPr>
          <w:lang w:val="pt-BR"/>
        </w:rPr>
      </w:pPr>
    </w:p>
    <w:p w14:paraId="07863E2B" w14:textId="77777777" w:rsidR="00C9767E" w:rsidRPr="005E6EDF" w:rsidRDefault="00C9767E" w:rsidP="002C24D9">
      <w:pPr>
        <w:jc w:val="both"/>
        <w:rPr>
          <w:lang w:val="pt-BR"/>
        </w:rPr>
      </w:pPr>
    </w:p>
    <w:p w14:paraId="440BA2EE" w14:textId="77777777" w:rsidR="00C9767E" w:rsidRPr="005E6EDF" w:rsidRDefault="00C9767E" w:rsidP="002C24D9">
      <w:pPr>
        <w:jc w:val="both"/>
        <w:rPr>
          <w:lang w:val="pt-BR"/>
        </w:rPr>
      </w:pPr>
    </w:p>
    <w:p w14:paraId="0D765DDB" w14:textId="77777777" w:rsidR="00C9767E" w:rsidRPr="005E6EDF" w:rsidRDefault="00C9767E" w:rsidP="002C24D9">
      <w:pPr>
        <w:jc w:val="both"/>
        <w:rPr>
          <w:lang w:val="pt-BR"/>
        </w:rPr>
      </w:pPr>
    </w:p>
    <w:p w14:paraId="10FB426C" w14:textId="77777777" w:rsidR="00C9767E" w:rsidRPr="005E6EDF" w:rsidRDefault="00C9767E" w:rsidP="002C24D9">
      <w:pPr>
        <w:jc w:val="both"/>
        <w:rPr>
          <w:lang w:val="pt-BR"/>
        </w:rPr>
      </w:pPr>
    </w:p>
    <w:p w14:paraId="122FF4FD" w14:textId="77777777" w:rsidR="00C9767E" w:rsidRPr="005E6EDF" w:rsidRDefault="00C9767E" w:rsidP="002C24D9">
      <w:pPr>
        <w:jc w:val="both"/>
        <w:rPr>
          <w:lang w:val="pt-BR"/>
        </w:rPr>
      </w:pPr>
    </w:p>
    <w:p w14:paraId="54D659E3" w14:textId="77777777" w:rsidR="00C9767E" w:rsidRPr="005E6EDF" w:rsidRDefault="00C9767E" w:rsidP="002C24D9">
      <w:pPr>
        <w:jc w:val="both"/>
        <w:rPr>
          <w:lang w:val="pt-BR"/>
        </w:rPr>
      </w:pPr>
    </w:p>
    <w:p w14:paraId="3E433A59" w14:textId="77777777" w:rsidR="00C9767E" w:rsidRPr="005E6EDF" w:rsidRDefault="00C9767E" w:rsidP="002C24D9">
      <w:pPr>
        <w:jc w:val="both"/>
        <w:rPr>
          <w:lang w:val="pt-BR"/>
        </w:rPr>
      </w:pPr>
    </w:p>
    <w:p w14:paraId="34223CDA" w14:textId="77777777" w:rsidR="00C9767E" w:rsidRPr="005E6EDF" w:rsidRDefault="00C9767E" w:rsidP="002C24D9">
      <w:pPr>
        <w:jc w:val="both"/>
        <w:rPr>
          <w:lang w:val="pt-BR"/>
        </w:rPr>
      </w:pPr>
    </w:p>
    <w:p w14:paraId="20854CD7" w14:textId="77777777" w:rsidR="00C9767E" w:rsidRPr="005E6EDF" w:rsidRDefault="00C9767E" w:rsidP="002C24D9">
      <w:pPr>
        <w:jc w:val="both"/>
        <w:rPr>
          <w:lang w:val="pt-BR"/>
        </w:rPr>
      </w:pPr>
    </w:p>
    <w:p w14:paraId="34E19F2F" w14:textId="5F67531C" w:rsidR="00C9767E" w:rsidRPr="00E3024E" w:rsidRDefault="00616D72" w:rsidP="00AC53D9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Planeta IoT</w:t>
      </w:r>
    </w:p>
    <w:p w14:paraId="4EA4A810" w14:textId="77777777" w:rsidR="00C9767E" w:rsidRPr="005E6EDF" w:rsidRDefault="00C9767E" w:rsidP="00AC53D9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1DD04D6C" w14:textId="77777777" w:rsidR="00C9767E" w:rsidRPr="005E6EDF" w:rsidRDefault="00C9767E" w:rsidP="00AC53D9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Versão: 1.0</w:t>
      </w:r>
    </w:p>
    <w:p w14:paraId="5B36F961" w14:textId="77777777" w:rsidR="00C9767E" w:rsidRPr="005E6EDF" w:rsidRDefault="00C9767E" w:rsidP="00AC53D9">
      <w:pPr>
        <w:jc w:val="center"/>
        <w:rPr>
          <w:sz w:val="32"/>
          <w:lang w:val="pt-BR"/>
        </w:rPr>
      </w:pPr>
    </w:p>
    <w:p w14:paraId="6709F393" w14:textId="2A4E5AEC" w:rsidR="00C9767E" w:rsidRDefault="00C9767E" w:rsidP="00AC53D9">
      <w:pPr>
        <w:jc w:val="center"/>
        <w:rPr>
          <w:sz w:val="32"/>
          <w:lang w:val="pt-BR"/>
        </w:rPr>
      </w:pPr>
    </w:p>
    <w:p w14:paraId="1B02E9E0" w14:textId="59D2FD8E" w:rsidR="00AC53D9" w:rsidRDefault="00AC53D9" w:rsidP="00AC53D9">
      <w:pPr>
        <w:jc w:val="center"/>
        <w:rPr>
          <w:sz w:val="32"/>
          <w:lang w:val="pt-BR"/>
        </w:rPr>
      </w:pPr>
    </w:p>
    <w:p w14:paraId="38128230" w14:textId="77777777" w:rsidR="00AC53D9" w:rsidRPr="005E6EDF" w:rsidRDefault="00AC53D9" w:rsidP="00AC53D9">
      <w:pPr>
        <w:rPr>
          <w:sz w:val="32"/>
          <w:lang w:val="pt-BR"/>
        </w:rPr>
      </w:pPr>
    </w:p>
    <w:p w14:paraId="03D2397B" w14:textId="6E180395" w:rsidR="00C9767E" w:rsidRPr="00E3024E" w:rsidRDefault="00C9767E" w:rsidP="00AC53D9">
      <w:pPr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Autor:</w:t>
      </w:r>
    </w:p>
    <w:p w14:paraId="579C5823" w14:textId="2BA61B83" w:rsidR="00B11CEA" w:rsidRDefault="00B11CEA" w:rsidP="00AC53D9">
      <w:pPr>
        <w:spacing w:after="0"/>
        <w:ind w:left="720"/>
        <w:rPr>
          <w:sz w:val="32"/>
          <w:lang w:val="pt-BR"/>
        </w:rPr>
      </w:pPr>
      <w:r>
        <w:rPr>
          <w:sz w:val="32"/>
          <w:lang w:val="pt-BR"/>
        </w:rPr>
        <w:t>Cleidiana Reis dos Santo</w:t>
      </w:r>
      <w:r w:rsidR="00AC53D9">
        <w:rPr>
          <w:sz w:val="32"/>
          <w:lang w:val="pt-BR"/>
        </w:rPr>
        <w:t>s</w:t>
      </w:r>
    </w:p>
    <w:p w14:paraId="1E7A30BB" w14:textId="77777777" w:rsidR="00AC53D9" w:rsidRPr="005E6EDF" w:rsidRDefault="00AC53D9" w:rsidP="00AC53D9">
      <w:pPr>
        <w:spacing w:after="0"/>
        <w:ind w:left="720"/>
        <w:rPr>
          <w:sz w:val="48"/>
          <w:lang w:val="pt-BR"/>
        </w:rPr>
      </w:pPr>
    </w:p>
    <w:p w14:paraId="51093023" w14:textId="747F1150" w:rsidR="00B11CEA" w:rsidRDefault="001F035D" w:rsidP="002C24D9">
      <w:pPr>
        <w:spacing w:after="0"/>
        <w:jc w:val="both"/>
        <w:rPr>
          <w:sz w:val="32"/>
          <w:lang w:val="pt-BR"/>
        </w:rPr>
      </w:pPr>
      <w:r>
        <w:rPr>
          <w:sz w:val="32"/>
          <w:lang w:val="pt-BR"/>
        </w:rPr>
        <w:t>Setembro</w:t>
      </w:r>
      <w:r w:rsidRPr="005E6EDF">
        <w:rPr>
          <w:sz w:val="32"/>
          <w:lang w:val="pt-BR"/>
        </w:rPr>
        <w:t xml:space="preserve"> </w:t>
      </w:r>
      <w:commentRangeStart w:id="0"/>
      <w:commentRangeEnd w:id="0"/>
      <w:r w:rsidR="00F15896">
        <w:rPr>
          <w:rStyle w:val="Refdecomentrio"/>
        </w:rPr>
        <w:commentReference w:id="0"/>
      </w:r>
      <w:r w:rsidR="0040102B" w:rsidRPr="005E6EDF">
        <w:rPr>
          <w:sz w:val="32"/>
          <w:lang w:val="pt-BR"/>
        </w:rPr>
        <w:t>de 20</w:t>
      </w:r>
      <w:r w:rsidR="00B11CEA">
        <w:rPr>
          <w:sz w:val="32"/>
          <w:lang w:val="pt-BR"/>
        </w:rPr>
        <w:t>21</w:t>
      </w:r>
    </w:p>
    <w:p w14:paraId="0EA7D47E" w14:textId="77777777" w:rsidR="001E2D3B" w:rsidRDefault="001E2D3B" w:rsidP="001E2D3B">
      <w:pPr>
        <w:spacing w:after="0"/>
        <w:jc w:val="both"/>
        <w:rPr>
          <w:sz w:val="32"/>
          <w:lang w:val="pt-BR"/>
        </w:rPr>
      </w:pPr>
      <w:proofErr w:type="spellStart"/>
      <w:r>
        <w:rPr>
          <w:sz w:val="32"/>
          <w:lang w:val="pt-BR"/>
        </w:rPr>
        <w:t>Git</w:t>
      </w:r>
      <w:proofErr w:type="spellEnd"/>
      <w:r>
        <w:rPr>
          <w:sz w:val="32"/>
          <w:lang w:val="pt-BR"/>
        </w:rPr>
        <w:t xml:space="preserve">: </w:t>
      </w:r>
      <w:r w:rsidRPr="0066438D">
        <w:rPr>
          <w:sz w:val="32"/>
          <w:lang w:val="pt-BR"/>
        </w:rPr>
        <w:t>https://github.com/Cleidiana/gamePuzzle</w:t>
      </w:r>
    </w:p>
    <w:p w14:paraId="5ABD2C4E" w14:textId="26599CA8" w:rsidR="00B11CEA" w:rsidRDefault="00B11CEA" w:rsidP="002C24D9">
      <w:pPr>
        <w:spacing w:after="0"/>
        <w:jc w:val="both"/>
        <w:rPr>
          <w:sz w:val="32"/>
          <w:lang w:val="pt-BR"/>
        </w:rPr>
      </w:pPr>
    </w:p>
    <w:p w14:paraId="56DB9738" w14:textId="07FCCC37" w:rsidR="00B11CEA" w:rsidRDefault="00B11CEA" w:rsidP="002C24D9">
      <w:pPr>
        <w:spacing w:after="0"/>
        <w:jc w:val="both"/>
        <w:rPr>
          <w:sz w:val="32"/>
          <w:lang w:val="pt-BR"/>
        </w:rPr>
      </w:pPr>
    </w:p>
    <w:p w14:paraId="08331B2C" w14:textId="77777777" w:rsidR="00AC53D9" w:rsidRPr="005E6EDF" w:rsidRDefault="00AC53D9" w:rsidP="002C24D9">
      <w:pPr>
        <w:spacing w:after="0"/>
        <w:jc w:val="both"/>
        <w:rPr>
          <w:sz w:val="32"/>
          <w:lang w:val="pt-BR"/>
        </w:rPr>
      </w:pPr>
    </w:p>
    <w:p w14:paraId="0A2ED8EC" w14:textId="77777777" w:rsidR="005E6EDF" w:rsidRDefault="005E6EDF" w:rsidP="002C24D9">
      <w:pPr>
        <w:tabs>
          <w:tab w:val="left" w:pos="7672"/>
        </w:tabs>
        <w:jc w:val="both"/>
        <w:rPr>
          <w:sz w:val="36"/>
          <w:lang w:val="pt-BR"/>
        </w:rPr>
      </w:pPr>
      <w:r w:rsidRPr="005E6EDF">
        <w:rPr>
          <w:sz w:val="36"/>
          <w:lang w:val="pt-BR"/>
        </w:rPr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44804C" w14:textId="77777777" w:rsidR="0077658F" w:rsidRDefault="0077658F" w:rsidP="002C24D9">
          <w:pPr>
            <w:pStyle w:val="CabealhodoSumrio"/>
            <w:jc w:val="both"/>
          </w:pPr>
        </w:p>
        <w:p w14:paraId="39953664" w14:textId="55EF1803" w:rsidR="003C0488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75470" w:history="1">
            <w:r w:rsidR="003C0488" w:rsidRPr="004608BD">
              <w:rPr>
                <w:rStyle w:val="Hyperlink"/>
                <w:b/>
                <w:noProof/>
                <w:lang w:val="pt-BR"/>
              </w:rPr>
              <w:t>1.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História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_Toc78575470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3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2C5470DF" w14:textId="4D2B4C57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1" w:history="1">
            <w:r w:rsidR="003C0488" w:rsidRPr="004608BD">
              <w:rPr>
                <w:rStyle w:val="Hyperlink"/>
                <w:b/>
                <w:noProof/>
                <w:lang w:val="pt-BR"/>
              </w:rPr>
              <w:t>2.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Gameplay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_Toc78575471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4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3E7AECFC" w14:textId="1456AF2B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2" w:history="1">
            <w:r w:rsidR="003C0488" w:rsidRPr="004608BD">
              <w:rPr>
                <w:rStyle w:val="Hyperlink"/>
                <w:b/>
                <w:noProof/>
                <w:lang w:val="pt-BR"/>
              </w:rPr>
              <w:t>3.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Referências e diferenciais do jogo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_Toc78575472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5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0CE24E73" w14:textId="4A05AAD9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3" w:history="1">
            <w:r w:rsidR="003C0488" w:rsidRPr="004608BD">
              <w:rPr>
                <w:rStyle w:val="Hyperlink"/>
                <w:b/>
                <w:noProof/>
                <w:lang w:val="pt-BR"/>
              </w:rPr>
              <w:t>4.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Personagens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_Toc78575473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5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60E84F84" w14:textId="414206BC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4" w:history="1">
            <w:r w:rsidR="003C0488" w:rsidRPr="004608BD">
              <w:rPr>
                <w:rStyle w:val="Hyperlink"/>
                <w:b/>
                <w:noProof/>
                <w:lang w:val="pt-BR"/>
              </w:rPr>
              <w:t>5.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Controles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_Toc78575474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6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4B3F6E91" w14:textId="65838716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5" w:history="1">
            <w:r w:rsidR="003C0488" w:rsidRPr="004608BD">
              <w:rPr>
                <w:rStyle w:val="Hyperlink"/>
                <w:b/>
                <w:noProof/>
                <w:lang w:val="pt-BR"/>
              </w:rPr>
              <w:t>6.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Câmera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_Toc78575475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7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5B8194EE" w14:textId="6EEF8CFA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6" w:history="1">
            <w:r w:rsidR="003C0488" w:rsidRPr="004608BD">
              <w:rPr>
                <w:rStyle w:val="Hyperlink"/>
                <w:b/>
                <w:noProof/>
                <w:lang w:val="pt-BR"/>
              </w:rPr>
              <w:t>7.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Universo do Jogo (Não foi desenvolvido/escolhido)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_Toc78575476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8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153B49A7" w14:textId="1E4D1E86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7" w:history="1">
            <w:r w:rsidR="003C0488" w:rsidRPr="004608BD">
              <w:rPr>
                <w:rStyle w:val="Hyperlink"/>
                <w:b/>
                <w:noProof/>
                <w:lang w:val="pt-BR"/>
              </w:rPr>
              <w:t>8.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Interface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_Toc78575477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9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1E854152" w14:textId="5E7EA1D8" w:rsidR="003C0488" w:rsidRDefault="00CF2F50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8" w:history="1">
            <w:r w:rsidR="003C0488" w:rsidRPr="004608BD">
              <w:rPr>
                <w:rStyle w:val="Hyperlink"/>
                <w:b/>
                <w:noProof/>
                <w:lang w:val="pt-BR"/>
              </w:rPr>
              <w:t>9.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Cutscenes (Inicialmente o jogo não tem)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_Toc78575478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10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79279C5C" w14:textId="22B6C4BA" w:rsidR="003C0488" w:rsidRDefault="00CF2F50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9" w:history="1">
            <w:r w:rsidR="003C0488" w:rsidRPr="004608BD">
              <w:rPr>
                <w:rStyle w:val="Hyperlink"/>
                <w:b/>
                <w:noProof/>
                <w:lang w:val="pt-BR"/>
              </w:rPr>
              <w:t>10.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Sons (Não foi escolhido ainda)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_Toc78575479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11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7FA670C0" w14:textId="2E5536D6" w:rsidR="003C0488" w:rsidRDefault="00CF2F50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80" w:history="1">
            <w:r w:rsidR="003C0488" w:rsidRPr="004608BD">
              <w:rPr>
                <w:rStyle w:val="Hyperlink"/>
                <w:b/>
                <w:noProof/>
                <w:lang w:val="pt-BR"/>
              </w:rPr>
              <w:t>11.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Cronograma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_Toc78575480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12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2D6F2165" w14:textId="2F40755B" w:rsidR="0077658F" w:rsidRDefault="0077658F" w:rsidP="002C24D9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60EE12" w14:textId="77777777" w:rsidR="005E6EDF" w:rsidRDefault="005E6EDF" w:rsidP="002C24D9">
      <w:pPr>
        <w:jc w:val="both"/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7099DBDD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1" w:name="_Toc78575470"/>
      <w:r w:rsidRPr="005E6EDF">
        <w:rPr>
          <w:b/>
          <w:sz w:val="40"/>
          <w:lang w:val="pt-BR"/>
        </w:rPr>
        <w:lastRenderedPageBreak/>
        <w:t>História</w:t>
      </w:r>
      <w:bookmarkEnd w:id="1"/>
    </w:p>
    <w:p w14:paraId="59949762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174B0EE6" w14:textId="078C1AD4" w:rsidR="005E6EDF" w:rsidRDefault="0070496C" w:rsidP="003C0488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Em um mundo onde os problemas da humanidade a serem resolvidos valem mais que qualquer moeda, Ronaldo busca resolver problemas </w:t>
      </w:r>
      <w:del w:id="2" w:author="Cleidiana Reis dos Santos" w:date="2021-11-18T21:43:00Z">
        <w:r w:rsidDel="0028773A">
          <w:rPr>
            <w:sz w:val="24"/>
            <w:lang w:val="pt-BR"/>
          </w:rPr>
          <w:delText>em sua vida</w:delText>
        </w:r>
        <w:r w:rsidR="00C01DF1" w:rsidDel="0028773A">
          <w:rPr>
            <w:sz w:val="24"/>
            <w:lang w:val="pt-BR"/>
          </w:rPr>
          <w:delText xml:space="preserve"> e </w:delText>
        </w:r>
      </w:del>
      <w:r>
        <w:rPr>
          <w:sz w:val="24"/>
          <w:lang w:val="pt-BR"/>
        </w:rPr>
        <w:t>na sua cidade com tecnologia</w:t>
      </w:r>
      <w:r w:rsidR="006D5118">
        <w:rPr>
          <w:sz w:val="24"/>
          <w:lang w:val="pt-BR"/>
        </w:rPr>
        <w:t>s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IoTs</w:t>
      </w:r>
      <w:proofErr w:type="spellEnd"/>
      <w:r>
        <w:rPr>
          <w:sz w:val="24"/>
          <w:lang w:val="pt-BR"/>
        </w:rPr>
        <w:t xml:space="preserve">. A única saída para o planeta de Ronaldo suportar o crescimento populacional é trazer melhoria nos processos de agricultura, infraestrutura urbana etc. </w:t>
      </w:r>
      <w:r w:rsidR="006D5118">
        <w:rPr>
          <w:sz w:val="24"/>
          <w:lang w:val="pt-BR"/>
        </w:rPr>
        <w:t xml:space="preserve">Essas ações </w:t>
      </w:r>
      <w:r>
        <w:rPr>
          <w:sz w:val="24"/>
          <w:lang w:val="pt-BR"/>
        </w:rPr>
        <w:t>irão otimizar os recursos ambientais que são limitados e cada vez mais escassos. Ronaldo</w:t>
      </w:r>
      <w:ins w:id="3" w:author="Cleidiana Reis dos Santos" w:date="2021-11-18T07:47:00Z">
        <w:r w:rsidR="00E37F05">
          <w:rPr>
            <w:sz w:val="24"/>
            <w:lang w:val="pt-BR"/>
          </w:rPr>
          <w:t xml:space="preserve"> vai</w:t>
        </w:r>
      </w:ins>
      <w:r>
        <w:rPr>
          <w:sz w:val="24"/>
          <w:lang w:val="pt-BR"/>
        </w:rPr>
        <w:t xml:space="preserve"> </w:t>
      </w:r>
      <w:del w:id="4" w:author="Cleidiana Reis dos Santos" w:date="2021-11-18T07:46:00Z">
        <w:r w:rsidDel="00E37F05">
          <w:rPr>
            <w:sz w:val="24"/>
            <w:lang w:val="pt-BR"/>
          </w:rPr>
          <w:delText>decide em qual escala</w:delText>
        </w:r>
      </w:del>
      <w:ins w:id="5" w:author="Cleidiana Reis dos Santos" w:date="2021-11-18T07:46:00Z">
        <w:r w:rsidR="00E37F05">
          <w:rPr>
            <w:sz w:val="24"/>
            <w:lang w:val="pt-BR"/>
          </w:rPr>
          <w:t>começa</w:t>
        </w:r>
      </w:ins>
      <w:del w:id="6" w:author="Cleidiana Reis dos Santos" w:date="2021-11-18T07:46:00Z">
        <w:r w:rsidDel="00E37F05">
          <w:rPr>
            <w:sz w:val="24"/>
            <w:lang w:val="pt-BR"/>
          </w:rPr>
          <w:delText xml:space="preserve"> (</w:delText>
        </w:r>
      </w:del>
      <w:ins w:id="7" w:author="Cleidiana Reis dos Santos" w:date="2021-11-18T07:47:00Z">
        <w:r w:rsidR="00E37F05" w:rsidRPr="00E37F05">
          <w:rPr>
            <w:sz w:val="24"/>
            <w:lang w:val="pt-BR"/>
          </w:rPr>
          <w:t xml:space="preserve"> </w:t>
        </w:r>
      </w:ins>
      <w:ins w:id="8" w:author="Cleidiana Reis dos Santos" w:date="2021-11-18T21:44:00Z">
        <w:r w:rsidR="0028773A">
          <w:rPr>
            <w:sz w:val="24"/>
            <w:lang w:val="pt-BR"/>
          </w:rPr>
          <w:t xml:space="preserve">usar IoT </w:t>
        </w:r>
      </w:ins>
      <w:ins w:id="9" w:author="Cleidiana Reis dos Santos" w:date="2021-11-18T07:46:00Z">
        <w:r w:rsidR="00E37F05">
          <w:rPr>
            <w:sz w:val="24"/>
            <w:lang w:val="pt-BR"/>
          </w:rPr>
          <w:t xml:space="preserve">em </w:t>
        </w:r>
      </w:ins>
      <w:r>
        <w:rPr>
          <w:sz w:val="24"/>
          <w:lang w:val="pt-BR"/>
        </w:rPr>
        <w:t>sua vida</w:t>
      </w:r>
      <w:ins w:id="10" w:author="Cleidiana Reis dos Santos" w:date="2021-11-18T21:44:00Z">
        <w:r w:rsidR="0028773A">
          <w:rPr>
            <w:sz w:val="24"/>
            <w:lang w:val="pt-BR"/>
          </w:rPr>
          <w:t xml:space="preserve">, se </w:t>
        </w:r>
      </w:ins>
      <w:ins w:id="11" w:author="Cleidiana Reis dos Santos" w:date="2021-11-18T21:45:00Z">
        <w:r w:rsidR="0028773A">
          <w:rPr>
            <w:sz w:val="24"/>
            <w:lang w:val="pt-BR"/>
          </w:rPr>
          <w:t xml:space="preserve">preparando para os desafios </w:t>
        </w:r>
      </w:ins>
      <w:del w:id="12" w:author="Cleidiana Reis dos Santos" w:date="2021-11-18T21:44:00Z">
        <w:r w:rsidR="00E7131E" w:rsidDel="0028773A">
          <w:rPr>
            <w:sz w:val="24"/>
            <w:lang w:val="pt-BR"/>
          </w:rPr>
          <w:delText xml:space="preserve"> </w:delText>
        </w:r>
      </w:del>
      <w:del w:id="13" w:author="Cleidiana Reis dos Santos" w:date="2021-11-18T07:46:00Z">
        <w:r w:rsidR="00A97104" w:rsidDel="00E37F05">
          <w:rPr>
            <w:sz w:val="24"/>
            <w:lang w:val="pt-BR"/>
          </w:rPr>
          <w:delText>o</w:delText>
        </w:r>
      </w:del>
      <w:ins w:id="14" w:author="Cleidiana Reis dos Santos" w:date="2021-11-18T21:45:00Z">
        <w:r w:rsidR="0028773A">
          <w:rPr>
            <w:sz w:val="24"/>
            <w:lang w:val="pt-BR"/>
          </w:rPr>
          <w:t>na</w:t>
        </w:r>
      </w:ins>
      <w:del w:id="15" w:author="Cleidiana Reis dos Santos" w:date="2021-11-18T07:46:00Z">
        <w:r w:rsidR="00A97104" w:rsidDel="00E37F05">
          <w:rPr>
            <w:sz w:val="24"/>
            <w:lang w:val="pt-BR"/>
          </w:rPr>
          <w:delText xml:space="preserve">u </w:delText>
        </w:r>
      </w:del>
      <w:ins w:id="16" w:author="Cleidiana Reis dos Santos" w:date="2021-11-18T07:46:00Z">
        <w:r w:rsidR="00E37F05">
          <w:rPr>
            <w:sz w:val="24"/>
            <w:lang w:val="pt-BR"/>
          </w:rPr>
          <w:t xml:space="preserve"> sua</w:t>
        </w:r>
        <w:r w:rsidR="00E37F05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cidade</w:t>
      </w:r>
      <w:del w:id="17" w:author="Cleidiana Reis dos Santos" w:date="2021-11-18T07:47:00Z">
        <w:r w:rsidDel="00E37F05">
          <w:rPr>
            <w:sz w:val="24"/>
            <w:lang w:val="pt-BR"/>
          </w:rPr>
          <w:delText>) vai observar os problemas existentes</w:delText>
        </w:r>
      </w:del>
      <w:r>
        <w:rPr>
          <w:sz w:val="24"/>
          <w:lang w:val="pt-BR"/>
        </w:rPr>
        <w:t xml:space="preserve">. </w:t>
      </w:r>
      <w:r w:rsidR="00B11CEA">
        <w:rPr>
          <w:sz w:val="24"/>
          <w:lang w:val="pt-BR"/>
        </w:rPr>
        <w:t>Quando se trata de otimização de recursos para sobrevivência da sociedade</w:t>
      </w:r>
      <w:del w:id="18" w:author="Cleidiana Reis dos Santos" w:date="2021-11-18T07:49:00Z">
        <w:r w:rsidR="00B11CEA" w:rsidDel="00E37F05">
          <w:rPr>
            <w:sz w:val="24"/>
            <w:lang w:val="pt-BR"/>
          </w:rPr>
          <w:delText>, a recompensa quando se soluciona algum problema é ganho (ou deixa de perder) de tempo</w:delText>
        </w:r>
      </w:del>
      <w:ins w:id="19" w:author="Cleidiana Reis dos Santos" w:date="2021-11-18T07:49:00Z">
        <w:r w:rsidR="00E37F05">
          <w:rPr>
            <w:sz w:val="24"/>
            <w:lang w:val="pt-BR"/>
          </w:rPr>
          <w:t>, quanto mais rápido solucionar os problemas melhor</w:t>
        </w:r>
      </w:ins>
      <w:r w:rsidR="009F1CC1">
        <w:rPr>
          <w:sz w:val="24"/>
          <w:lang w:val="pt-BR"/>
        </w:rPr>
        <w:t>.</w:t>
      </w:r>
      <w:r w:rsidR="00B11CEA">
        <w:rPr>
          <w:sz w:val="24"/>
          <w:lang w:val="pt-BR"/>
        </w:rPr>
        <w:t xml:space="preserve"> Ronaldo acredita que a cada resolução de problema se torna mais experiente e capaz de resolver mais problemas desafiadores. As dificuldades aumentam proporcional</w:t>
      </w:r>
      <w:r w:rsidR="00F15896">
        <w:rPr>
          <w:sz w:val="24"/>
          <w:lang w:val="pt-BR"/>
        </w:rPr>
        <w:t>mente</w:t>
      </w:r>
      <w:r w:rsidR="00B11CEA">
        <w:rPr>
          <w:sz w:val="24"/>
          <w:lang w:val="pt-BR"/>
        </w:rPr>
        <w:t xml:space="preserve"> </w:t>
      </w:r>
      <w:r w:rsidR="006D5118">
        <w:rPr>
          <w:sz w:val="24"/>
          <w:lang w:val="pt-BR"/>
        </w:rPr>
        <w:t xml:space="preserve">à </w:t>
      </w:r>
      <w:r w:rsidR="00B11CEA">
        <w:rPr>
          <w:sz w:val="24"/>
          <w:lang w:val="pt-BR"/>
        </w:rPr>
        <w:t>quantidade de pessoas impactadas, mas Ronaldo acredita que não existe problema que não tenha solução, e não desiste até conseguir. Quando termina sua jornada</w:t>
      </w:r>
      <w:r w:rsidR="00F15896">
        <w:rPr>
          <w:sz w:val="24"/>
          <w:lang w:val="pt-BR"/>
        </w:rPr>
        <w:t>,</w:t>
      </w:r>
      <w:r w:rsidR="00B11CEA">
        <w:rPr>
          <w:sz w:val="24"/>
          <w:lang w:val="pt-BR"/>
        </w:rPr>
        <w:t xml:space="preserve"> Ronaldo </w:t>
      </w:r>
      <w:r w:rsidR="006D5118">
        <w:rPr>
          <w:sz w:val="24"/>
          <w:lang w:val="pt-BR"/>
        </w:rPr>
        <w:t xml:space="preserve">tem </w:t>
      </w:r>
      <w:r w:rsidR="00B11CEA">
        <w:rPr>
          <w:sz w:val="24"/>
          <w:lang w:val="pt-BR"/>
        </w:rPr>
        <w:t xml:space="preserve">um sentimento de missão cumprida e que sua parte foi feita para ajudar a humanidade como um todo. </w:t>
      </w:r>
    </w:p>
    <w:p w14:paraId="31CDAACE" w14:textId="3A1E5FA0" w:rsidR="00C66AA2" w:rsidRDefault="00C66AA2" w:rsidP="003C0488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3A475F35" w14:textId="40F058CC" w:rsidR="00C66AA2" w:rsidRDefault="00C66AA2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jogo será </w:t>
      </w:r>
      <w:r w:rsidR="009B30FC" w:rsidRPr="00C66AA2">
        <w:rPr>
          <w:sz w:val="24"/>
          <w:lang w:val="pt-BR"/>
        </w:rPr>
        <w:t>elaborado</w:t>
      </w:r>
      <w:r w:rsidRPr="00F15896">
        <w:rPr>
          <w:sz w:val="24"/>
          <w:lang w:val="pt-BR"/>
        </w:rPr>
        <w:t xml:space="preserve"> especificamente para ensinar</w:t>
      </w:r>
      <w:r>
        <w:rPr>
          <w:sz w:val="24"/>
          <w:lang w:val="pt-BR"/>
        </w:rPr>
        <w:t xml:space="preserve"> </w:t>
      </w:r>
      <w:r w:rsidR="008B71C9">
        <w:rPr>
          <w:sz w:val="24"/>
          <w:lang w:val="pt-BR"/>
        </w:rPr>
        <w:t>à</w:t>
      </w:r>
      <w:r w:rsidRPr="00C66AA2">
        <w:rPr>
          <w:sz w:val="24"/>
          <w:lang w:val="pt-BR"/>
        </w:rPr>
        <w:t xml:space="preserve">s pessoas </w:t>
      </w:r>
      <w:r>
        <w:rPr>
          <w:sz w:val="24"/>
          <w:lang w:val="pt-BR"/>
        </w:rPr>
        <w:t xml:space="preserve">sobre desenvolvimento de </w:t>
      </w:r>
      <w:r w:rsidRPr="001F035D">
        <w:rPr>
          <w:i/>
          <w:iCs/>
          <w:sz w:val="24"/>
          <w:lang w:val="pt-BR"/>
        </w:rPr>
        <w:t>firmware</w:t>
      </w:r>
      <w:r w:rsidRPr="00C66AA2">
        <w:rPr>
          <w:sz w:val="24"/>
          <w:lang w:val="pt-BR"/>
        </w:rPr>
        <w:t>, expandir conceitos</w:t>
      </w:r>
      <w:r w:rsidR="008B71C9">
        <w:rPr>
          <w:sz w:val="24"/>
          <w:lang w:val="pt-BR"/>
        </w:rPr>
        <w:t xml:space="preserve"> e</w:t>
      </w:r>
      <w:r w:rsidRPr="00C66AA2">
        <w:rPr>
          <w:sz w:val="24"/>
          <w:lang w:val="pt-BR"/>
        </w:rPr>
        <w:t xml:space="preserve"> reforçar</w:t>
      </w:r>
      <w:r>
        <w:rPr>
          <w:sz w:val="24"/>
          <w:lang w:val="pt-BR"/>
        </w:rPr>
        <w:t xml:space="preserve"> o </w:t>
      </w:r>
      <w:r w:rsidRPr="00C66AA2">
        <w:rPr>
          <w:sz w:val="24"/>
          <w:lang w:val="pt-BR"/>
        </w:rPr>
        <w:t xml:space="preserve">desenvolvimento </w:t>
      </w:r>
      <w:r>
        <w:rPr>
          <w:sz w:val="24"/>
          <w:lang w:val="pt-BR"/>
        </w:rPr>
        <w:t>na área.</w:t>
      </w:r>
    </w:p>
    <w:p w14:paraId="114CAEFA" w14:textId="77777777" w:rsidR="003C0488" w:rsidRDefault="003C0488" w:rsidP="003C0488">
      <w:pPr>
        <w:pStyle w:val="PargrafodaLista"/>
        <w:tabs>
          <w:tab w:val="left" w:pos="7672"/>
        </w:tabs>
        <w:ind w:left="0" w:firstLine="360"/>
        <w:jc w:val="both"/>
        <w:rPr>
          <w:b/>
          <w:sz w:val="40"/>
          <w:lang w:val="pt-BR"/>
        </w:rPr>
      </w:pPr>
    </w:p>
    <w:p w14:paraId="2EE4A5EE" w14:textId="77777777" w:rsidR="00254339" w:rsidRDefault="00254339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0" w:name="_Toc78575471"/>
      <w:r w:rsidRPr="001F035D">
        <w:rPr>
          <w:b/>
          <w:i/>
          <w:iCs/>
          <w:sz w:val="40"/>
          <w:lang w:val="pt-BR"/>
        </w:rPr>
        <w:t>Gameplay</w:t>
      </w:r>
      <w:bookmarkEnd w:id="20"/>
    </w:p>
    <w:p w14:paraId="714A0E05" w14:textId="4108C948" w:rsidR="0058079F" w:rsidRPr="001B79A5" w:rsidRDefault="0058079F" w:rsidP="002C24D9">
      <w:pPr>
        <w:tabs>
          <w:tab w:val="left" w:pos="7672"/>
        </w:tabs>
        <w:jc w:val="both"/>
        <w:rPr>
          <w:sz w:val="24"/>
          <w:lang w:val="pt-BR"/>
        </w:rPr>
      </w:pPr>
    </w:p>
    <w:p w14:paraId="091EA58D" w14:textId="165F1427" w:rsidR="0058079F" w:rsidRDefault="0058079F" w:rsidP="002C24D9">
      <w:pPr>
        <w:pStyle w:val="PargrafodaLista"/>
        <w:tabs>
          <w:tab w:val="left" w:pos="7672"/>
        </w:tabs>
        <w:ind w:left="0" w:firstLine="360"/>
        <w:jc w:val="both"/>
        <w:rPr>
          <w:ins w:id="21" w:author="Cleidiana Reis dos Santos" w:date="2021-11-18T07:55:00Z"/>
          <w:sz w:val="24"/>
          <w:lang w:val="pt-BR"/>
        </w:rPr>
      </w:pPr>
      <w:r>
        <w:rPr>
          <w:sz w:val="24"/>
          <w:lang w:val="pt-BR"/>
        </w:rPr>
        <w:t>Ronald</w:t>
      </w:r>
      <w:del w:id="22" w:author="Cleidiana Reis dos Santos" w:date="2021-11-18T07:50:00Z">
        <w:r w:rsidDel="00E37F05">
          <w:rPr>
            <w:sz w:val="24"/>
            <w:lang w:val="pt-BR"/>
          </w:rPr>
          <w:delText xml:space="preserve">o poderá escolher </w:delText>
        </w:r>
        <w:r w:rsidR="00AC53D9" w:rsidDel="00E37F05">
          <w:rPr>
            <w:sz w:val="24"/>
            <w:lang w:val="pt-BR"/>
          </w:rPr>
          <w:delText>em</w:delText>
        </w:r>
        <w:r w:rsidDel="00E37F05">
          <w:rPr>
            <w:sz w:val="24"/>
            <w:lang w:val="pt-BR"/>
          </w:rPr>
          <w:delText xml:space="preserve"> qual espaço quer </w:delText>
        </w:r>
      </w:del>
      <w:ins w:id="23" w:author="Cleidiana Reis dos Santos" w:date="2021-11-18T07:50:00Z">
        <w:r w:rsidR="00E37F05">
          <w:rPr>
            <w:sz w:val="24"/>
            <w:lang w:val="pt-BR"/>
          </w:rPr>
          <w:t xml:space="preserve">o </w:t>
        </w:r>
      </w:ins>
      <w:r>
        <w:rPr>
          <w:sz w:val="24"/>
          <w:lang w:val="pt-BR"/>
        </w:rPr>
        <w:t>começa</w:t>
      </w:r>
      <w:del w:id="24" w:author="Cleidiana Reis dos Santos" w:date="2021-11-18T07:50:00Z">
        <w:r w:rsidDel="00E37F05">
          <w:rPr>
            <w:sz w:val="24"/>
            <w:lang w:val="pt-BR"/>
          </w:rPr>
          <w:delText>r</w:delText>
        </w:r>
      </w:del>
      <w:r>
        <w:rPr>
          <w:sz w:val="24"/>
          <w:lang w:val="pt-BR"/>
        </w:rPr>
        <w:t xml:space="preserve"> sua jornada</w:t>
      </w:r>
      <w:ins w:id="25" w:author="Cleidiana Reis dos Santos" w:date="2021-11-18T07:50:00Z">
        <w:r w:rsidR="00E37F05">
          <w:rPr>
            <w:sz w:val="24"/>
            <w:lang w:val="pt-BR"/>
          </w:rPr>
          <w:t xml:space="preserve"> em sua casa e depois que concluído todas as tarefas</w:t>
        </w:r>
      </w:ins>
      <w:r>
        <w:rPr>
          <w:sz w:val="24"/>
          <w:lang w:val="pt-BR"/>
        </w:rPr>
        <w:t>,</w:t>
      </w:r>
      <w:ins w:id="26" w:author="Cleidiana Reis dos Santos" w:date="2021-11-18T07:50:00Z">
        <w:r w:rsidR="00E37F05">
          <w:rPr>
            <w:sz w:val="24"/>
            <w:lang w:val="pt-BR"/>
          </w:rPr>
          <w:t xml:space="preserve"> sai para a cidade,</w:t>
        </w:r>
      </w:ins>
      <w:r>
        <w:rPr>
          <w:sz w:val="24"/>
          <w:lang w:val="pt-BR"/>
        </w:rPr>
        <w:t xml:space="preserve"> </w:t>
      </w:r>
      <w:r w:rsidR="005E0407">
        <w:rPr>
          <w:sz w:val="24"/>
          <w:lang w:val="pt-BR"/>
        </w:rPr>
        <w:t xml:space="preserve">sendo que </w:t>
      </w:r>
      <w:r>
        <w:rPr>
          <w:sz w:val="24"/>
          <w:lang w:val="pt-BR"/>
        </w:rPr>
        <w:t xml:space="preserve">cada local </w:t>
      </w:r>
      <w:r w:rsidR="005E0407">
        <w:rPr>
          <w:sz w:val="24"/>
          <w:lang w:val="pt-BR"/>
        </w:rPr>
        <w:t xml:space="preserve">possui </w:t>
      </w:r>
      <w:r>
        <w:rPr>
          <w:sz w:val="24"/>
          <w:lang w:val="pt-BR"/>
        </w:rPr>
        <w:t>seus desafios e métodos de solução:</w:t>
      </w:r>
    </w:p>
    <w:tbl>
      <w:tblPr>
        <w:tblStyle w:val="Tabelacomgrade"/>
        <w:tblpPr w:leftFromText="141" w:rightFromText="141" w:vertAnchor="text" w:horzAnchor="margin" w:tblpY="229"/>
        <w:tblW w:w="5000" w:type="pct"/>
        <w:tblLook w:val="04A0" w:firstRow="1" w:lastRow="0" w:firstColumn="1" w:lastColumn="0" w:noHBand="0" w:noVBand="1"/>
      </w:tblPr>
      <w:tblGrid>
        <w:gridCol w:w="1904"/>
        <w:gridCol w:w="1672"/>
        <w:gridCol w:w="1352"/>
        <w:gridCol w:w="3281"/>
        <w:gridCol w:w="1141"/>
        <w:tblGridChange w:id="27">
          <w:tblGrid>
            <w:gridCol w:w="1904"/>
            <w:gridCol w:w="1672"/>
            <w:gridCol w:w="1352"/>
            <w:gridCol w:w="3281"/>
            <w:gridCol w:w="1141"/>
          </w:tblGrid>
        </w:tblGridChange>
      </w:tblGrid>
      <w:tr w:rsidR="00B24308" w:rsidRPr="00DE4033" w14:paraId="51BE1550" w14:textId="0DB98572" w:rsidTr="00B24308">
        <w:trPr>
          <w:trHeight w:val="288"/>
          <w:ins w:id="28" w:author="Cleidiana Reis dos Santos" w:date="2021-11-18T08:00:00Z"/>
        </w:trPr>
        <w:tc>
          <w:tcPr>
            <w:tcW w:w="1904" w:type="dxa"/>
            <w:tcBorders>
              <w:top w:val="single" w:sz="4" w:space="0" w:color="auto"/>
              <w:left w:val="single" w:sz="4" w:space="0" w:color="auto"/>
            </w:tcBorders>
          </w:tcPr>
          <w:p w14:paraId="5C9DF23C" w14:textId="4DBFAECC" w:rsidR="00ED0EF0" w:rsidRPr="00DE4033" w:rsidRDefault="00ED0EF0" w:rsidP="00ED0EF0">
            <w:pPr>
              <w:jc w:val="both"/>
              <w:rPr>
                <w:ins w:id="29" w:author="Cleidiana Reis dos Santos" w:date="2021-11-18T08:00:00Z"/>
                <w:b/>
              </w:rPr>
            </w:pPr>
            <w:ins w:id="30" w:author="Cleidiana Reis dos Santos" w:date="2021-11-18T21:14:00Z">
              <w:r>
                <w:rPr>
                  <w:b/>
                </w:rPr>
                <w:t>Desafio</w:t>
              </w:r>
            </w:ins>
          </w:p>
        </w:tc>
        <w:tc>
          <w:tcPr>
            <w:tcW w:w="1672" w:type="dxa"/>
          </w:tcPr>
          <w:p w14:paraId="3262C529" w14:textId="44BFD587" w:rsidR="00ED0EF0" w:rsidRPr="00DE4033" w:rsidRDefault="00ED0EF0" w:rsidP="00ED0EF0">
            <w:pPr>
              <w:jc w:val="center"/>
              <w:rPr>
                <w:ins w:id="31" w:author="Cleidiana Reis dos Santos" w:date="2021-11-18T08:00:00Z"/>
                <w:b/>
              </w:rPr>
            </w:pPr>
            <w:ins w:id="32" w:author="Cleidiana Reis dos Santos" w:date="2021-11-18T08:00:00Z">
              <w:r>
                <w:rPr>
                  <w:b/>
                </w:rPr>
                <w:t>Tópico</w:t>
              </w:r>
            </w:ins>
            <w:ins w:id="33" w:author="Cleidiana Reis dos Santos" w:date="2021-11-18T22:04:00Z">
              <w:r w:rsidR="00B24308">
                <w:rPr>
                  <w:b/>
                </w:rPr>
                <w:t xml:space="preserve"> IoT</w:t>
              </w:r>
            </w:ins>
          </w:p>
        </w:tc>
        <w:tc>
          <w:tcPr>
            <w:tcW w:w="1352" w:type="dxa"/>
          </w:tcPr>
          <w:p w14:paraId="123275D0" w14:textId="5442EAFA" w:rsidR="00ED0EF0" w:rsidRPr="00DE4033" w:rsidRDefault="00C87DF2" w:rsidP="00ED0EF0">
            <w:pPr>
              <w:jc w:val="center"/>
              <w:rPr>
                <w:ins w:id="34" w:author="Cleidiana Reis dos Santos" w:date="2021-11-18T08:00:00Z"/>
                <w:b/>
              </w:rPr>
            </w:pPr>
            <w:ins w:id="35" w:author="Cleidiana Reis dos Santos" w:date="2021-11-18T22:00:00Z">
              <w:r>
                <w:rPr>
                  <w:b/>
                </w:rPr>
                <w:t>Rede</w:t>
              </w:r>
            </w:ins>
          </w:p>
        </w:tc>
        <w:tc>
          <w:tcPr>
            <w:tcW w:w="3281" w:type="dxa"/>
          </w:tcPr>
          <w:p w14:paraId="34DE5DB7" w14:textId="5FBAA24B" w:rsidR="00ED0EF0" w:rsidRDefault="00C87DF2" w:rsidP="00ED0EF0">
            <w:pPr>
              <w:jc w:val="center"/>
              <w:rPr>
                <w:ins w:id="36" w:author="Cleidiana Reis dos Santos" w:date="2021-11-18T08:00:00Z"/>
                <w:b/>
              </w:rPr>
            </w:pPr>
            <w:ins w:id="37" w:author="Cleidiana Reis dos Santos" w:date="2021-11-18T22:01:00Z">
              <w:r>
                <w:rPr>
                  <w:b/>
                </w:rPr>
                <w:t>Hardware</w:t>
              </w:r>
            </w:ins>
          </w:p>
        </w:tc>
        <w:tc>
          <w:tcPr>
            <w:tcW w:w="1141" w:type="dxa"/>
          </w:tcPr>
          <w:p w14:paraId="214128E1" w14:textId="28DDDA8E" w:rsidR="00ED0EF0" w:rsidRDefault="00ED0EF0" w:rsidP="00ED0EF0">
            <w:pPr>
              <w:jc w:val="center"/>
              <w:rPr>
                <w:ins w:id="38" w:author="Cleidiana Reis dos Santos" w:date="2021-11-18T21:14:00Z"/>
                <w:b/>
              </w:rPr>
            </w:pPr>
            <w:ins w:id="39" w:author="Cleidiana Reis dos Santos" w:date="2021-11-18T21:14:00Z">
              <w:r>
                <w:rPr>
                  <w:b/>
                </w:rPr>
                <w:t>Tempo</w:t>
              </w:r>
            </w:ins>
          </w:p>
        </w:tc>
      </w:tr>
      <w:tr w:rsidR="00B24308" w:rsidRPr="00DE4033" w14:paraId="7E3D6BC6" w14:textId="77777777" w:rsidTr="00032251">
        <w:trPr>
          <w:trHeight w:val="274"/>
          <w:ins w:id="40" w:author="Cleidiana Reis dos Santos" w:date="2021-11-18T08:00:00Z"/>
        </w:trPr>
        <w:tc>
          <w:tcPr>
            <w:tcW w:w="9350" w:type="dxa"/>
            <w:gridSpan w:val="5"/>
          </w:tcPr>
          <w:p w14:paraId="6FE72B2B" w14:textId="327D61C6" w:rsidR="00B24308" w:rsidRPr="00DE4033" w:rsidRDefault="00B24308" w:rsidP="00ED0EF0">
            <w:pPr>
              <w:jc w:val="center"/>
              <w:rPr>
                <w:ins w:id="41" w:author="Cleidiana Reis dos Santos" w:date="2021-11-18T21:14:00Z"/>
              </w:rPr>
            </w:pPr>
            <w:ins w:id="42" w:author="Cleidiana Reis dos Santos" w:date="2021-11-18T22:04:00Z">
              <w:r>
                <w:t>Casa</w:t>
              </w:r>
            </w:ins>
          </w:p>
        </w:tc>
      </w:tr>
      <w:tr w:rsidR="00B24308" w:rsidRPr="00DE4033" w14:paraId="6AB8D879" w14:textId="127003DD" w:rsidTr="00B24308">
        <w:trPr>
          <w:trHeight w:val="288"/>
          <w:ins w:id="43" w:author="Cleidiana Reis dos Santos" w:date="2021-11-18T08:00:00Z"/>
        </w:trPr>
        <w:tc>
          <w:tcPr>
            <w:tcW w:w="1904" w:type="dxa"/>
          </w:tcPr>
          <w:p w14:paraId="636E3105" w14:textId="13F33A2B" w:rsidR="00B24308" w:rsidRPr="00062B9E" w:rsidRDefault="00B24308" w:rsidP="00B24308">
            <w:pPr>
              <w:pStyle w:val="PargrafodaLista"/>
              <w:numPr>
                <w:ilvl w:val="0"/>
                <w:numId w:val="7"/>
              </w:numPr>
              <w:jc w:val="both"/>
              <w:rPr>
                <w:ins w:id="44" w:author="Cleidiana Reis dos Santos" w:date="2021-11-18T08:00:00Z"/>
              </w:rPr>
              <w:pPrChange w:id="45" w:author="Cleidiana Reis dos Santos" w:date="2021-11-18T21:50:00Z">
                <w:pPr>
                  <w:framePr w:hSpace="141" w:wrap="around" w:vAnchor="text" w:hAnchor="margin" w:y="229"/>
                  <w:jc w:val="both"/>
                </w:pPr>
              </w:pPrChange>
            </w:pPr>
            <w:ins w:id="46" w:author="Cleidiana Reis dos Santos" w:date="2021-11-18T22:04:00Z">
              <w:r>
                <w:t>Cafeteira inteligente</w:t>
              </w:r>
            </w:ins>
          </w:p>
        </w:tc>
        <w:tc>
          <w:tcPr>
            <w:tcW w:w="1672" w:type="dxa"/>
            <w:shd w:val="clear" w:color="auto" w:fill="auto"/>
          </w:tcPr>
          <w:p w14:paraId="155B76C5" w14:textId="750B34C5" w:rsidR="00B24308" w:rsidRPr="00DE4033" w:rsidRDefault="00B24308" w:rsidP="00B24308">
            <w:pPr>
              <w:jc w:val="center"/>
              <w:rPr>
                <w:ins w:id="47" w:author="Cleidiana Reis dos Santos" w:date="2021-11-18T08:00:00Z"/>
              </w:rPr>
            </w:pPr>
            <w:ins w:id="48" w:author="Cleidiana Reis dos Santos" w:date="2021-11-18T22:04:00Z">
              <w:r>
                <w:t>Automatização de processo</w:t>
              </w:r>
            </w:ins>
          </w:p>
        </w:tc>
        <w:tc>
          <w:tcPr>
            <w:tcW w:w="1352" w:type="dxa"/>
          </w:tcPr>
          <w:p w14:paraId="70E810E5" w14:textId="49F46FC3" w:rsidR="00B24308" w:rsidRPr="00DE4033" w:rsidRDefault="00B24308" w:rsidP="00B24308">
            <w:pPr>
              <w:jc w:val="center"/>
              <w:rPr>
                <w:ins w:id="49" w:author="Cleidiana Reis dos Santos" w:date="2021-11-18T08:00:00Z"/>
              </w:rPr>
            </w:pPr>
            <w:ins w:id="50" w:author="Cleidiana Reis dos Santos" w:date="2021-11-18T22:04:00Z">
              <w:r>
                <w:t xml:space="preserve">Wifi </w:t>
              </w:r>
              <w:proofErr w:type="gramStart"/>
              <w:r>
                <w:t xml:space="preserve">ou  </w:t>
              </w:r>
              <w:proofErr w:type="spellStart"/>
              <w:r w:rsidRPr="00C87DF2">
                <w:t>bluetooth</w:t>
              </w:r>
            </w:ins>
            <w:proofErr w:type="spellEnd"/>
            <w:proofErr w:type="gramEnd"/>
          </w:p>
        </w:tc>
        <w:tc>
          <w:tcPr>
            <w:tcW w:w="3281" w:type="dxa"/>
          </w:tcPr>
          <w:p w14:paraId="11DD1D47" w14:textId="417071F8" w:rsidR="00B24308" w:rsidRPr="00DE4033" w:rsidRDefault="00B24308" w:rsidP="00B24308">
            <w:pPr>
              <w:jc w:val="center"/>
              <w:rPr>
                <w:ins w:id="51" w:author="Cleidiana Reis dos Santos" w:date="2021-11-18T08:00:00Z"/>
              </w:rPr>
            </w:pPr>
            <w:proofErr w:type="spellStart"/>
            <w:ins w:id="52" w:author="Cleidiana Reis dos Santos" w:date="2021-11-18T22:04:00Z">
              <w:r>
                <w:t>Microcontrolador+rele</w:t>
              </w:r>
            </w:ins>
            <w:proofErr w:type="spellEnd"/>
          </w:p>
        </w:tc>
        <w:tc>
          <w:tcPr>
            <w:tcW w:w="1141" w:type="dxa"/>
          </w:tcPr>
          <w:p w14:paraId="6E50F6D8" w14:textId="11D100AD" w:rsidR="00B24308" w:rsidRPr="00DE4033" w:rsidRDefault="00B24308" w:rsidP="00B24308">
            <w:pPr>
              <w:jc w:val="center"/>
              <w:rPr>
                <w:ins w:id="53" w:author="Cleidiana Reis dos Santos" w:date="2021-11-18T21:14:00Z"/>
              </w:rPr>
            </w:pPr>
            <w:ins w:id="54" w:author="Cleidiana Reis dos Santos" w:date="2021-11-18T22:04:00Z">
              <w:r>
                <w:t>5min</w:t>
              </w:r>
            </w:ins>
          </w:p>
        </w:tc>
      </w:tr>
      <w:tr w:rsidR="00B24308" w:rsidRPr="00DE4033" w14:paraId="54237EED" w14:textId="77777777" w:rsidTr="00B24308">
        <w:trPr>
          <w:trHeight w:val="288"/>
          <w:ins w:id="55" w:author="Cleidiana Reis dos Santos" w:date="2021-11-18T21:34:00Z"/>
        </w:trPr>
        <w:tc>
          <w:tcPr>
            <w:tcW w:w="1904" w:type="dxa"/>
          </w:tcPr>
          <w:p w14:paraId="113918EA" w14:textId="1A13AE90" w:rsidR="00B24308" w:rsidRPr="00062B9E" w:rsidRDefault="00B24308" w:rsidP="00B24308">
            <w:pPr>
              <w:pStyle w:val="PargrafodaLista"/>
              <w:numPr>
                <w:ilvl w:val="0"/>
                <w:numId w:val="7"/>
              </w:numPr>
              <w:jc w:val="both"/>
              <w:rPr>
                <w:ins w:id="56" w:author="Cleidiana Reis dos Santos" w:date="2021-11-18T21:34:00Z"/>
              </w:rPr>
              <w:pPrChange w:id="57" w:author="Cleidiana Reis dos Santos" w:date="2021-11-18T21:50:00Z">
                <w:pPr>
                  <w:framePr w:hSpace="141" w:wrap="around" w:vAnchor="text" w:hAnchor="margin" w:y="229"/>
                  <w:jc w:val="both"/>
                </w:pPr>
              </w:pPrChange>
            </w:pPr>
            <w:ins w:id="58" w:author="Cleidiana Reis dos Santos" w:date="2021-11-18T22:04:00Z">
              <w:r w:rsidRPr="00062B9E">
                <w:t>Ar condicionado econômico</w:t>
              </w:r>
            </w:ins>
          </w:p>
        </w:tc>
        <w:tc>
          <w:tcPr>
            <w:tcW w:w="1672" w:type="dxa"/>
            <w:shd w:val="clear" w:color="auto" w:fill="auto"/>
          </w:tcPr>
          <w:p w14:paraId="567D82C7" w14:textId="001C8942" w:rsidR="00B24308" w:rsidRPr="00DE4033" w:rsidRDefault="00B24308" w:rsidP="00B24308">
            <w:pPr>
              <w:jc w:val="center"/>
              <w:rPr>
                <w:ins w:id="59" w:author="Cleidiana Reis dos Santos" w:date="2021-11-18T21:34:00Z"/>
              </w:rPr>
            </w:pPr>
            <w:ins w:id="60" w:author="Cleidiana Reis dos Santos" w:date="2021-11-18T22:04:00Z">
              <w:r>
                <w:t>Economia de energia</w:t>
              </w:r>
            </w:ins>
          </w:p>
        </w:tc>
        <w:tc>
          <w:tcPr>
            <w:tcW w:w="1352" w:type="dxa"/>
          </w:tcPr>
          <w:p w14:paraId="280EE7DB" w14:textId="61CA4C44" w:rsidR="00B24308" w:rsidRPr="00DE4033" w:rsidRDefault="00B24308" w:rsidP="00B24308">
            <w:pPr>
              <w:jc w:val="center"/>
              <w:rPr>
                <w:ins w:id="61" w:author="Cleidiana Reis dos Santos" w:date="2021-11-18T21:34:00Z"/>
              </w:rPr>
            </w:pPr>
            <w:ins w:id="62" w:author="Cleidiana Reis dos Santos" w:date="2021-11-18T22:04:00Z">
              <w:r>
                <w:t xml:space="preserve">Wifi </w:t>
              </w:r>
              <w:proofErr w:type="gramStart"/>
              <w:r>
                <w:t xml:space="preserve">ou  </w:t>
              </w:r>
              <w:proofErr w:type="spellStart"/>
              <w:r w:rsidRPr="00C87DF2">
                <w:t>bluetooth</w:t>
              </w:r>
            </w:ins>
            <w:proofErr w:type="spellEnd"/>
            <w:proofErr w:type="gramEnd"/>
          </w:p>
        </w:tc>
        <w:tc>
          <w:tcPr>
            <w:tcW w:w="3281" w:type="dxa"/>
          </w:tcPr>
          <w:p w14:paraId="5EE1950C" w14:textId="28DCBBC0" w:rsidR="00B24308" w:rsidRPr="00DE4033" w:rsidRDefault="00B24308" w:rsidP="00B24308">
            <w:pPr>
              <w:jc w:val="center"/>
              <w:rPr>
                <w:ins w:id="63" w:author="Cleidiana Reis dos Santos" w:date="2021-11-18T21:34:00Z"/>
              </w:rPr>
            </w:pPr>
            <w:ins w:id="64" w:author="Cleidiana Reis dos Santos" w:date="2021-11-18T22:04:00Z">
              <w:r>
                <w:t>Microcontrolador +</w:t>
              </w:r>
              <w:proofErr w:type="spellStart"/>
              <w:r>
                <w:t>rele+sensor</w:t>
              </w:r>
              <w:proofErr w:type="spellEnd"/>
              <w:r>
                <w:t xml:space="preserve"> de temperatura</w:t>
              </w:r>
            </w:ins>
          </w:p>
        </w:tc>
        <w:tc>
          <w:tcPr>
            <w:tcW w:w="1141" w:type="dxa"/>
          </w:tcPr>
          <w:p w14:paraId="0F1FDB0F" w14:textId="371B7DF5" w:rsidR="00B24308" w:rsidRPr="00DE4033" w:rsidRDefault="00B24308" w:rsidP="00B24308">
            <w:pPr>
              <w:jc w:val="center"/>
              <w:rPr>
                <w:ins w:id="65" w:author="Cleidiana Reis dos Santos" w:date="2021-11-18T21:34:00Z"/>
              </w:rPr>
            </w:pPr>
            <w:ins w:id="66" w:author="Cleidiana Reis dos Santos" w:date="2021-11-18T22:04:00Z">
              <w:r>
                <w:t>5min</w:t>
              </w:r>
            </w:ins>
          </w:p>
        </w:tc>
      </w:tr>
      <w:tr w:rsidR="00B24308" w:rsidRPr="00DE4033" w14:paraId="701A6969" w14:textId="77777777" w:rsidTr="00B24308">
        <w:trPr>
          <w:trHeight w:val="288"/>
          <w:ins w:id="67" w:author="Cleidiana Reis dos Santos" w:date="2021-11-18T21:34:00Z"/>
        </w:trPr>
        <w:tc>
          <w:tcPr>
            <w:tcW w:w="1904" w:type="dxa"/>
          </w:tcPr>
          <w:p w14:paraId="17C45725" w14:textId="34BBE53D" w:rsidR="00B24308" w:rsidRPr="00B24308" w:rsidRDefault="00B24308" w:rsidP="00B24308">
            <w:pPr>
              <w:pStyle w:val="PargrafodaLista"/>
              <w:numPr>
                <w:ilvl w:val="0"/>
                <w:numId w:val="7"/>
              </w:numPr>
              <w:jc w:val="both"/>
              <w:rPr>
                <w:ins w:id="68" w:author="Cleidiana Reis dos Santos" w:date="2021-11-18T21:34:00Z"/>
              </w:rPr>
              <w:pPrChange w:id="69" w:author="Cleidiana Reis dos Santos" w:date="2021-11-18T22:04:00Z">
                <w:pPr>
                  <w:framePr w:hSpace="141" w:wrap="around" w:vAnchor="text" w:hAnchor="margin" w:y="229"/>
                  <w:jc w:val="both"/>
                </w:pPr>
              </w:pPrChange>
            </w:pPr>
            <w:ins w:id="70" w:author="Cleidiana Reis dos Santos" w:date="2021-11-18T22:04:00Z">
              <w:r w:rsidRPr="00062B9E">
                <w:t>Iluminação inteligente</w:t>
              </w:r>
            </w:ins>
          </w:p>
        </w:tc>
        <w:tc>
          <w:tcPr>
            <w:tcW w:w="1672" w:type="dxa"/>
            <w:shd w:val="clear" w:color="auto" w:fill="auto"/>
          </w:tcPr>
          <w:p w14:paraId="624FEE5F" w14:textId="275628B5" w:rsidR="00B24308" w:rsidRPr="00DE4033" w:rsidRDefault="00B24308" w:rsidP="00B24308">
            <w:pPr>
              <w:jc w:val="center"/>
              <w:rPr>
                <w:ins w:id="71" w:author="Cleidiana Reis dos Santos" w:date="2021-11-18T21:34:00Z"/>
              </w:rPr>
            </w:pPr>
            <w:ins w:id="72" w:author="Cleidiana Reis dos Santos" w:date="2021-11-18T22:04:00Z">
              <w:r>
                <w:t>Conforto</w:t>
              </w:r>
            </w:ins>
          </w:p>
        </w:tc>
        <w:tc>
          <w:tcPr>
            <w:tcW w:w="1352" w:type="dxa"/>
          </w:tcPr>
          <w:p w14:paraId="2F789ABD" w14:textId="2F646F89" w:rsidR="00B24308" w:rsidRPr="00DE4033" w:rsidRDefault="00B24308" w:rsidP="00B24308">
            <w:pPr>
              <w:jc w:val="center"/>
              <w:rPr>
                <w:ins w:id="73" w:author="Cleidiana Reis dos Santos" w:date="2021-11-18T21:34:00Z"/>
              </w:rPr>
            </w:pPr>
            <w:ins w:id="74" w:author="Cleidiana Reis dos Santos" w:date="2021-11-18T22:04:00Z">
              <w:r>
                <w:t xml:space="preserve">Wifi </w:t>
              </w:r>
              <w:proofErr w:type="gramStart"/>
              <w:r>
                <w:t xml:space="preserve">ou  </w:t>
              </w:r>
              <w:proofErr w:type="spellStart"/>
              <w:r w:rsidRPr="00C87DF2">
                <w:t>bluetooth</w:t>
              </w:r>
            </w:ins>
            <w:proofErr w:type="spellEnd"/>
            <w:proofErr w:type="gramEnd"/>
          </w:p>
        </w:tc>
        <w:tc>
          <w:tcPr>
            <w:tcW w:w="3281" w:type="dxa"/>
          </w:tcPr>
          <w:p w14:paraId="40D51189" w14:textId="3B17B50F" w:rsidR="00B24308" w:rsidRPr="00DE4033" w:rsidRDefault="00B24308" w:rsidP="00B24308">
            <w:pPr>
              <w:jc w:val="center"/>
              <w:rPr>
                <w:ins w:id="75" w:author="Cleidiana Reis dos Santos" w:date="2021-11-18T21:34:00Z"/>
              </w:rPr>
            </w:pPr>
            <w:proofErr w:type="spellStart"/>
            <w:ins w:id="76" w:author="Cleidiana Reis dos Santos" w:date="2021-11-18T22:04:00Z">
              <w:r>
                <w:t>Microcontrolador+rele+microfone</w:t>
              </w:r>
            </w:ins>
            <w:proofErr w:type="spellEnd"/>
          </w:p>
        </w:tc>
        <w:tc>
          <w:tcPr>
            <w:tcW w:w="1141" w:type="dxa"/>
          </w:tcPr>
          <w:p w14:paraId="490E9C8C" w14:textId="1789D592" w:rsidR="00B24308" w:rsidRPr="00DE4033" w:rsidRDefault="00B24308" w:rsidP="00B24308">
            <w:pPr>
              <w:jc w:val="center"/>
              <w:rPr>
                <w:ins w:id="77" w:author="Cleidiana Reis dos Santos" w:date="2021-11-18T21:34:00Z"/>
              </w:rPr>
            </w:pPr>
            <w:ins w:id="78" w:author="Cleidiana Reis dos Santos" w:date="2021-11-18T22:04:00Z">
              <w:r>
                <w:t>5min</w:t>
              </w:r>
            </w:ins>
          </w:p>
        </w:tc>
      </w:tr>
      <w:tr w:rsidR="00B24308" w:rsidRPr="00DE4033" w14:paraId="30AEF646" w14:textId="77777777" w:rsidTr="006A0B41">
        <w:trPr>
          <w:trHeight w:val="288"/>
          <w:ins w:id="79" w:author="Cleidiana Reis dos Santos" w:date="2021-11-18T21:34:00Z"/>
        </w:trPr>
        <w:tc>
          <w:tcPr>
            <w:tcW w:w="9350" w:type="dxa"/>
            <w:gridSpan w:val="5"/>
          </w:tcPr>
          <w:p w14:paraId="5E493BCC" w14:textId="407B66DD" w:rsidR="00B24308" w:rsidRPr="00DE4033" w:rsidRDefault="00B24308" w:rsidP="00B24308">
            <w:pPr>
              <w:jc w:val="center"/>
              <w:rPr>
                <w:ins w:id="80" w:author="Cleidiana Reis dos Santos" w:date="2021-11-18T21:34:00Z"/>
              </w:rPr>
            </w:pPr>
            <w:ins w:id="81" w:author="Cleidiana Reis dos Santos" w:date="2021-11-18T22:05:00Z">
              <w:r>
                <w:t>Cidade</w:t>
              </w:r>
            </w:ins>
          </w:p>
        </w:tc>
      </w:tr>
      <w:tr w:rsidR="00B24308" w:rsidRPr="00DE4033" w14:paraId="45E2BE2B" w14:textId="77777777" w:rsidTr="00B24308">
        <w:trPr>
          <w:trHeight w:val="288"/>
          <w:ins w:id="82" w:author="Cleidiana Reis dos Santos" w:date="2021-11-18T21:34:00Z"/>
        </w:trPr>
        <w:tc>
          <w:tcPr>
            <w:tcW w:w="1904" w:type="dxa"/>
          </w:tcPr>
          <w:p w14:paraId="095E64B2" w14:textId="2C8A7785" w:rsidR="00B24308" w:rsidRPr="00B24308" w:rsidRDefault="00B24308" w:rsidP="00B24308">
            <w:pPr>
              <w:pStyle w:val="PargrafodaLista"/>
              <w:numPr>
                <w:ilvl w:val="0"/>
                <w:numId w:val="7"/>
              </w:numPr>
              <w:jc w:val="both"/>
              <w:rPr>
                <w:ins w:id="83" w:author="Cleidiana Reis dos Santos" w:date="2021-11-18T21:34:00Z"/>
              </w:rPr>
              <w:pPrChange w:id="84" w:author="Cleidiana Reis dos Santos" w:date="2021-11-18T22:05:00Z">
                <w:pPr>
                  <w:framePr w:hSpace="141" w:wrap="around" w:vAnchor="text" w:hAnchor="margin" w:y="229"/>
                  <w:jc w:val="both"/>
                </w:pPr>
              </w:pPrChange>
            </w:pPr>
          </w:p>
        </w:tc>
        <w:tc>
          <w:tcPr>
            <w:tcW w:w="1672" w:type="dxa"/>
            <w:shd w:val="clear" w:color="auto" w:fill="auto"/>
          </w:tcPr>
          <w:p w14:paraId="0549C2D4" w14:textId="77777777" w:rsidR="00B24308" w:rsidRPr="00DE4033" w:rsidRDefault="00B24308" w:rsidP="00B24308">
            <w:pPr>
              <w:jc w:val="center"/>
              <w:rPr>
                <w:ins w:id="85" w:author="Cleidiana Reis dos Santos" w:date="2021-11-18T21:34:00Z"/>
              </w:rPr>
            </w:pPr>
          </w:p>
        </w:tc>
        <w:tc>
          <w:tcPr>
            <w:tcW w:w="1352" w:type="dxa"/>
          </w:tcPr>
          <w:p w14:paraId="79C40166" w14:textId="77777777" w:rsidR="00B24308" w:rsidRPr="00DE4033" w:rsidRDefault="00B24308" w:rsidP="00B24308">
            <w:pPr>
              <w:jc w:val="center"/>
              <w:rPr>
                <w:ins w:id="86" w:author="Cleidiana Reis dos Santos" w:date="2021-11-18T21:34:00Z"/>
              </w:rPr>
            </w:pPr>
          </w:p>
        </w:tc>
        <w:tc>
          <w:tcPr>
            <w:tcW w:w="3281" w:type="dxa"/>
          </w:tcPr>
          <w:p w14:paraId="6F76A3B5" w14:textId="436D9A16" w:rsidR="00B24308" w:rsidRPr="00DE4033" w:rsidRDefault="00B24308" w:rsidP="00B24308">
            <w:pPr>
              <w:jc w:val="center"/>
              <w:rPr>
                <w:ins w:id="87" w:author="Cleidiana Reis dos Santos" w:date="2021-11-18T21:34:00Z"/>
              </w:rPr>
            </w:pPr>
          </w:p>
        </w:tc>
        <w:tc>
          <w:tcPr>
            <w:tcW w:w="1141" w:type="dxa"/>
          </w:tcPr>
          <w:p w14:paraId="3573481F" w14:textId="77777777" w:rsidR="00B24308" w:rsidRPr="00DE4033" w:rsidRDefault="00B24308" w:rsidP="00B24308">
            <w:pPr>
              <w:jc w:val="center"/>
              <w:rPr>
                <w:ins w:id="88" w:author="Cleidiana Reis dos Santos" w:date="2021-11-18T21:34:00Z"/>
              </w:rPr>
            </w:pPr>
          </w:p>
        </w:tc>
      </w:tr>
    </w:tbl>
    <w:p w14:paraId="79C43406" w14:textId="77777777" w:rsidR="001116C5" w:rsidRPr="001116C5" w:rsidDel="005E159C" w:rsidRDefault="001116C5" w:rsidP="001116C5">
      <w:pPr>
        <w:tabs>
          <w:tab w:val="left" w:pos="7672"/>
        </w:tabs>
        <w:jc w:val="both"/>
        <w:rPr>
          <w:del w:id="89" w:author="Cleidiana Reis dos Santos" w:date="2021-11-18T08:00:00Z"/>
          <w:sz w:val="24"/>
          <w:lang w:val="pt-BR"/>
          <w:rPrChange w:id="90" w:author="Cleidiana Reis dos Santos" w:date="2021-11-18T07:56:00Z">
            <w:rPr>
              <w:del w:id="91" w:author="Cleidiana Reis dos Santos" w:date="2021-11-18T08:00:00Z"/>
              <w:lang w:val="pt-BR"/>
            </w:rPr>
          </w:rPrChange>
        </w:rPr>
        <w:pPrChange w:id="92" w:author="Cleidiana Reis dos Santos" w:date="2021-11-18T07:56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</w:p>
    <w:p w14:paraId="66F962B1" w14:textId="084C1053" w:rsidR="0058079F" w:rsidDel="005E159C" w:rsidRDefault="0058079F" w:rsidP="002C24D9">
      <w:pPr>
        <w:pStyle w:val="PargrafodaLista"/>
        <w:tabs>
          <w:tab w:val="left" w:pos="7672"/>
        </w:tabs>
        <w:ind w:left="0" w:firstLine="360"/>
        <w:jc w:val="both"/>
        <w:rPr>
          <w:del w:id="93" w:author="Cleidiana Reis dos Santos" w:date="2021-11-18T08:00:00Z"/>
          <w:sz w:val="24"/>
          <w:lang w:val="pt-BR"/>
        </w:rPr>
      </w:pPr>
    </w:p>
    <w:p w14:paraId="7E9C65D3" w14:textId="77777777" w:rsidR="005105C5" w:rsidRPr="005E159C" w:rsidRDefault="005105C5" w:rsidP="005E159C">
      <w:pPr>
        <w:tabs>
          <w:tab w:val="left" w:pos="7672"/>
        </w:tabs>
        <w:jc w:val="both"/>
        <w:rPr>
          <w:ins w:id="94" w:author="Cleidiana Reis dos Santos" w:date="2021-11-18T07:59:00Z"/>
          <w:sz w:val="24"/>
          <w:lang w:val="pt-BR"/>
          <w:rPrChange w:id="95" w:author="Cleidiana Reis dos Santos" w:date="2021-11-18T08:00:00Z">
            <w:rPr>
              <w:ins w:id="96" w:author="Cleidiana Reis dos Santos" w:date="2021-11-18T07:59:00Z"/>
              <w:lang w:val="pt-BR"/>
            </w:rPr>
          </w:rPrChange>
        </w:rPr>
        <w:pPrChange w:id="97" w:author="Cleidiana Reis dos Santos" w:date="2021-11-18T08:00:00Z">
          <w:pPr>
            <w:pStyle w:val="PargrafodaLista"/>
            <w:numPr>
              <w:ilvl w:val="1"/>
              <w:numId w:val="1"/>
            </w:numPr>
            <w:tabs>
              <w:tab w:val="left" w:pos="7672"/>
            </w:tabs>
            <w:ind w:hanging="360"/>
            <w:jc w:val="both"/>
          </w:pPr>
        </w:pPrChange>
      </w:pPr>
    </w:p>
    <w:p w14:paraId="2B45BCB5" w14:textId="7014AC02" w:rsidR="005105C5" w:rsidRDefault="005105C5" w:rsidP="005105C5">
      <w:pPr>
        <w:pStyle w:val="PargrafodaLista"/>
        <w:tabs>
          <w:tab w:val="left" w:pos="7672"/>
        </w:tabs>
        <w:jc w:val="both"/>
        <w:rPr>
          <w:ins w:id="98" w:author="Cleidiana Reis dos Santos" w:date="2021-11-18T07:59:00Z"/>
          <w:sz w:val="24"/>
          <w:lang w:val="pt-BR"/>
        </w:rPr>
        <w:pPrChange w:id="99" w:author="Cleidiana Reis dos Santos" w:date="2021-11-18T07:59:00Z">
          <w:pPr>
            <w:pStyle w:val="PargrafodaLista"/>
            <w:numPr>
              <w:ilvl w:val="1"/>
              <w:numId w:val="1"/>
            </w:numPr>
            <w:tabs>
              <w:tab w:val="left" w:pos="7672"/>
            </w:tabs>
            <w:ind w:hanging="360"/>
            <w:jc w:val="both"/>
          </w:pPr>
        </w:pPrChange>
      </w:pPr>
    </w:p>
    <w:p w14:paraId="691AE278" w14:textId="61A49456" w:rsidR="0058079F" w:rsidDel="009214D3" w:rsidRDefault="0058079F" w:rsidP="002C24D9">
      <w:pPr>
        <w:pStyle w:val="PargrafodaLista"/>
        <w:numPr>
          <w:ilvl w:val="1"/>
          <w:numId w:val="1"/>
        </w:numPr>
        <w:tabs>
          <w:tab w:val="left" w:pos="7672"/>
        </w:tabs>
        <w:jc w:val="both"/>
        <w:rPr>
          <w:del w:id="100" w:author="Cleidiana Reis dos Santos" w:date="2021-11-18T22:12:00Z"/>
          <w:sz w:val="24"/>
          <w:lang w:val="pt-BR"/>
        </w:rPr>
      </w:pPr>
      <w:del w:id="101" w:author="Cleidiana Reis dos Santos" w:date="2021-11-18T22:12:00Z">
        <w:r w:rsidDel="009214D3">
          <w:rPr>
            <w:sz w:val="24"/>
            <w:lang w:val="pt-BR"/>
          </w:rPr>
          <w:lastRenderedPageBreak/>
          <w:delText xml:space="preserve">Sua </w:delText>
        </w:r>
        <w:r w:rsidR="00AE322D" w:rsidDel="009214D3">
          <w:rPr>
            <w:sz w:val="24"/>
            <w:lang w:val="pt-BR"/>
          </w:rPr>
          <w:delText xml:space="preserve">casa e vida </w:delText>
        </w:r>
        <w:r w:rsidDel="009214D3">
          <w:rPr>
            <w:sz w:val="24"/>
            <w:lang w:val="pt-BR"/>
          </w:rPr>
          <w:delText>(nível 1 de dificuldade</w:delText>
        </w:r>
        <w:r w:rsidR="002C24D9" w:rsidDel="009214D3">
          <w:rPr>
            <w:sz w:val="24"/>
            <w:lang w:val="pt-BR"/>
          </w:rPr>
          <w:delText xml:space="preserve">, 5 minutos </w:delText>
        </w:r>
        <w:r w:rsidR="00AC53D9" w:rsidDel="009214D3">
          <w:rPr>
            <w:sz w:val="24"/>
            <w:lang w:val="pt-BR"/>
          </w:rPr>
          <w:delText xml:space="preserve">iniciais </w:delText>
        </w:r>
        <w:r w:rsidR="002C24D9" w:rsidDel="009214D3">
          <w:rPr>
            <w:sz w:val="24"/>
            <w:lang w:val="pt-BR"/>
          </w:rPr>
          <w:delText>para solucionar os problemas</w:delText>
        </w:r>
        <w:r w:rsidDel="009214D3">
          <w:rPr>
            <w:sz w:val="24"/>
            <w:lang w:val="pt-BR"/>
          </w:rPr>
          <w:delText>):</w:delText>
        </w:r>
      </w:del>
    </w:p>
    <w:p w14:paraId="27F98148" w14:textId="01DB9BD6" w:rsidR="002C24D9" w:rsidDel="009214D3" w:rsidRDefault="002C24D9" w:rsidP="002C24D9">
      <w:pPr>
        <w:pStyle w:val="PargrafodaLista"/>
        <w:tabs>
          <w:tab w:val="left" w:pos="7672"/>
        </w:tabs>
        <w:jc w:val="both"/>
        <w:rPr>
          <w:del w:id="102" w:author="Cleidiana Reis dos Santos" w:date="2021-11-18T22:12:00Z"/>
          <w:sz w:val="24"/>
          <w:lang w:val="pt-BR"/>
        </w:rPr>
      </w:pPr>
    </w:p>
    <w:p w14:paraId="438BF81D" w14:textId="17B8E9D5" w:rsidR="003A4D0D" w:rsidDel="009214D3" w:rsidRDefault="00616D72" w:rsidP="003A4D0D">
      <w:pPr>
        <w:pStyle w:val="PargrafodaLista"/>
        <w:tabs>
          <w:tab w:val="left" w:pos="7672"/>
        </w:tabs>
        <w:ind w:left="360" w:firstLine="360"/>
        <w:jc w:val="both"/>
        <w:rPr>
          <w:del w:id="103" w:author="Cleidiana Reis dos Santos" w:date="2021-11-18T22:12:00Z"/>
          <w:sz w:val="24"/>
          <w:lang w:val="pt-BR"/>
        </w:rPr>
      </w:pPr>
      <w:del w:id="104" w:author="Cleidiana Reis dos Santos" w:date="2021-11-18T22:12:00Z">
        <w:r w:rsidDel="009214D3">
          <w:rPr>
            <w:sz w:val="24"/>
            <w:lang w:val="pt-BR"/>
          </w:rPr>
          <w:delText xml:space="preserve">Ronaldo começa a resolver problemas que facilitam sua vida, otimizando seu tempo com tarefas que serão </w:delText>
        </w:r>
        <w:r w:rsidR="006045B1" w:rsidDel="009214D3">
          <w:rPr>
            <w:sz w:val="24"/>
            <w:lang w:val="pt-BR"/>
          </w:rPr>
          <w:delText>au</w:delText>
        </w:r>
        <w:r w:rsidDel="009214D3">
          <w:rPr>
            <w:sz w:val="24"/>
            <w:lang w:val="pt-BR"/>
          </w:rPr>
          <w:delText>t</w:delText>
        </w:r>
        <w:r w:rsidR="006045B1" w:rsidDel="009214D3">
          <w:rPr>
            <w:sz w:val="24"/>
            <w:lang w:val="pt-BR"/>
          </w:rPr>
          <w:delText>o</w:delText>
        </w:r>
        <w:r w:rsidDel="009214D3">
          <w:rPr>
            <w:sz w:val="24"/>
            <w:lang w:val="pt-BR"/>
          </w:rPr>
          <w:delText>m</w:delText>
        </w:r>
        <w:r w:rsidR="006045B1" w:rsidDel="009214D3">
          <w:rPr>
            <w:sz w:val="24"/>
            <w:lang w:val="pt-BR"/>
          </w:rPr>
          <w:delText>at</w:delText>
        </w:r>
        <w:r w:rsidDel="009214D3">
          <w:rPr>
            <w:sz w:val="24"/>
            <w:lang w:val="pt-BR"/>
          </w:rPr>
          <w:delText xml:space="preserve">izadas. Ele considera saúde como ponto </w:delText>
        </w:r>
        <w:r w:rsidR="006D5118" w:rsidDel="009214D3">
          <w:rPr>
            <w:sz w:val="24"/>
            <w:lang w:val="pt-BR"/>
          </w:rPr>
          <w:delText xml:space="preserve">essencial </w:delText>
        </w:r>
        <w:r w:rsidDel="009214D3">
          <w:rPr>
            <w:sz w:val="24"/>
            <w:lang w:val="pt-BR"/>
          </w:rPr>
          <w:delText xml:space="preserve">na sua vida e busca sempre aproveitar as tecnologias </w:delText>
        </w:r>
        <w:r w:rsidR="00FD0DAA" w:rsidRPr="00616D72" w:rsidDel="009214D3">
          <w:rPr>
            <w:i/>
            <w:iCs/>
            <w:sz w:val="24"/>
            <w:lang w:val="pt-BR"/>
          </w:rPr>
          <w:delText>healthcare</w:delText>
        </w:r>
        <w:r w:rsidDel="009214D3">
          <w:rPr>
            <w:sz w:val="24"/>
            <w:lang w:val="pt-BR"/>
          </w:rPr>
          <w:delText>.</w:delText>
        </w:r>
        <w:r w:rsidR="00E7131E" w:rsidDel="009214D3">
          <w:rPr>
            <w:sz w:val="24"/>
            <w:lang w:val="pt-BR"/>
          </w:rPr>
          <w:delText xml:space="preserve"> Durante o trajeto para o trabalho</w:delText>
        </w:r>
        <w:r w:rsidR="00FD0DAA" w:rsidDel="009214D3">
          <w:rPr>
            <w:sz w:val="24"/>
            <w:lang w:val="pt-BR"/>
          </w:rPr>
          <w:delText>,</w:delText>
        </w:r>
        <w:r w:rsidR="00E7131E" w:rsidDel="009214D3">
          <w:rPr>
            <w:sz w:val="24"/>
            <w:lang w:val="pt-BR"/>
          </w:rPr>
          <w:delText xml:space="preserve"> nota que as pessoas perdem muito tempo no trânsito e que possui muitas pessoas sozinha</w:delText>
        </w:r>
        <w:r w:rsidR="00FD0DAA" w:rsidDel="009214D3">
          <w:rPr>
            <w:sz w:val="24"/>
            <w:lang w:val="pt-BR"/>
          </w:rPr>
          <w:delText>s</w:delText>
        </w:r>
        <w:r w:rsidR="00E7131E" w:rsidDel="009214D3">
          <w:rPr>
            <w:sz w:val="24"/>
            <w:lang w:val="pt-BR"/>
          </w:rPr>
          <w:delText xml:space="preserve"> </w:delText>
        </w:r>
        <w:r w:rsidR="00FD0DAA" w:rsidDel="009214D3">
          <w:rPr>
            <w:sz w:val="24"/>
            <w:lang w:val="pt-BR"/>
          </w:rPr>
          <w:delText>em seus</w:delText>
        </w:r>
        <w:r w:rsidR="00E7131E" w:rsidDel="009214D3">
          <w:rPr>
            <w:sz w:val="24"/>
            <w:lang w:val="pt-BR"/>
          </w:rPr>
          <w:delText xml:space="preserve"> carro</w:delText>
        </w:r>
        <w:r w:rsidR="00FD0DAA" w:rsidDel="009214D3">
          <w:rPr>
            <w:sz w:val="24"/>
            <w:lang w:val="pt-BR"/>
          </w:rPr>
          <w:delText>s</w:delText>
        </w:r>
        <w:r w:rsidR="00E7131E" w:rsidDel="009214D3">
          <w:rPr>
            <w:sz w:val="24"/>
            <w:lang w:val="pt-BR"/>
          </w:rPr>
          <w:delText xml:space="preserve">. Percebe uma ambulância parada </w:delText>
        </w:r>
        <w:r w:rsidR="00DA5A48" w:rsidDel="009214D3">
          <w:rPr>
            <w:sz w:val="24"/>
            <w:lang w:val="pt-BR"/>
          </w:rPr>
          <w:delText>à</w:delText>
        </w:r>
        <w:r w:rsidR="00E7131E" w:rsidDel="009214D3">
          <w:rPr>
            <w:sz w:val="24"/>
            <w:lang w:val="pt-BR"/>
          </w:rPr>
          <w:delText xml:space="preserve"> espera da abertura do semáforo</w:delText>
        </w:r>
        <w:r w:rsidR="00FD0DAA" w:rsidDel="009214D3">
          <w:rPr>
            <w:sz w:val="24"/>
            <w:lang w:val="pt-BR"/>
          </w:rPr>
          <w:delText>.</w:delText>
        </w:r>
      </w:del>
    </w:p>
    <w:p w14:paraId="2A591C63" w14:textId="193C99EE" w:rsidR="003A4D0D" w:rsidDel="009214D3" w:rsidRDefault="003A4D0D" w:rsidP="003A4D0D">
      <w:pPr>
        <w:pStyle w:val="PargrafodaLista"/>
        <w:tabs>
          <w:tab w:val="left" w:pos="7672"/>
        </w:tabs>
        <w:ind w:left="360" w:firstLine="360"/>
        <w:jc w:val="both"/>
        <w:rPr>
          <w:del w:id="105" w:author="Cleidiana Reis dos Santos" w:date="2021-11-18T22:12:00Z"/>
          <w:sz w:val="24"/>
          <w:lang w:val="pt-BR"/>
        </w:rPr>
      </w:pPr>
      <w:del w:id="106" w:author="Cleidiana Reis dos Santos" w:date="2021-11-18T22:12:00Z">
        <w:r w:rsidDel="009214D3">
          <w:rPr>
            <w:sz w:val="24"/>
            <w:lang w:val="pt-BR"/>
          </w:rPr>
          <w:delText>Ter uma aplicação para mudar o tipo de rede a ser utilizada;</w:delText>
        </w:r>
      </w:del>
    </w:p>
    <w:p w14:paraId="12B5918A" w14:textId="6034AA9C" w:rsidR="00C66931" w:rsidDel="009214D3" w:rsidRDefault="00C66931" w:rsidP="00C66931">
      <w:pPr>
        <w:pStyle w:val="PargrafodaLista"/>
        <w:tabs>
          <w:tab w:val="left" w:pos="7672"/>
        </w:tabs>
        <w:ind w:left="360" w:firstLine="360"/>
        <w:jc w:val="both"/>
        <w:rPr>
          <w:del w:id="107" w:author="Cleidiana Reis dos Santos" w:date="2021-11-18T22:12:00Z"/>
          <w:sz w:val="24"/>
          <w:lang w:val="pt-BR"/>
        </w:rPr>
      </w:pPr>
      <w:del w:id="108" w:author="Cleidiana Reis dos Santos" w:date="2021-11-18T22:12:00Z">
        <w:r w:rsidDel="009214D3">
          <w:rPr>
            <w:sz w:val="24"/>
            <w:lang w:val="pt-BR"/>
          </w:rPr>
          <w:delText>A rede parou de funcionar porque não pagou a conta da rede a ser utilizada;</w:delText>
        </w:r>
      </w:del>
    </w:p>
    <w:p w14:paraId="355DE339" w14:textId="1ABDC860" w:rsidR="00C66931" w:rsidDel="009214D3" w:rsidRDefault="00C66931" w:rsidP="00C66931">
      <w:pPr>
        <w:pStyle w:val="PargrafodaLista"/>
        <w:tabs>
          <w:tab w:val="left" w:pos="7672"/>
        </w:tabs>
        <w:ind w:left="360" w:firstLine="360"/>
        <w:jc w:val="both"/>
        <w:rPr>
          <w:del w:id="109" w:author="Cleidiana Reis dos Santos" w:date="2021-11-18T22:12:00Z"/>
          <w:sz w:val="24"/>
          <w:lang w:val="pt-BR"/>
        </w:rPr>
      </w:pPr>
      <w:del w:id="110" w:author="Cleidiana Reis dos Santos" w:date="2021-11-18T22:12:00Z">
        <w:r w:rsidDel="009214D3">
          <w:rPr>
            <w:sz w:val="24"/>
            <w:lang w:val="pt-BR"/>
          </w:rPr>
          <w:delText>Problema na rota para o IPv6 dos dispositivos;</w:delText>
        </w:r>
      </w:del>
    </w:p>
    <w:p w14:paraId="57C44DF7" w14:textId="4CB9F60C" w:rsidR="0032007E" w:rsidDel="009214D3" w:rsidRDefault="0032007E" w:rsidP="00C66931">
      <w:pPr>
        <w:pStyle w:val="PargrafodaLista"/>
        <w:tabs>
          <w:tab w:val="left" w:pos="7672"/>
        </w:tabs>
        <w:ind w:left="360" w:firstLine="360"/>
        <w:jc w:val="both"/>
        <w:rPr>
          <w:del w:id="111" w:author="Cleidiana Reis dos Santos" w:date="2021-11-18T22:12:00Z"/>
          <w:sz w:val="24"/>
          <w:lang w:val="pt-BR"/>
        </w:rPr>
      </w:pPr>
      <w:del w:id="112" w:author="Cleidiana Reis dos Santos" w:date="2021-11-18T22:12:00Z">
        <w:r w:rsidDel="009214D3">
          <w:rPr>
            <w:sz w:val="24"/>
            <w:lang w:val="pt-BR"/>
          </w:rPr>
          <w:delText>Vaga em estacionamento;</w:delText>
        </w:r>
      </w:del>
    </w:p>
    <w:p w14:paraId="27C43E34" w14:textId="30E41098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13" w:author="Cleidiana Reis dos Santos" w:date="2021-11-18T22:12:00Z"/>
          <w:sz w:val="24"/>
          <w:lang w:val="pt-BR"/>
        </w:rPr>
      </w:pPr>
      <w:del w:id="114" w:author="Cleidiana Reis dos Santos" w:date="2021-11-18T22:12:00Z">
        <w:r w:rsidDel="009214D3">
          <w:rPr>
            <w:sz w:val="24"/>
            <w:lang w:val="pt-BR"/>
          </w:rPr>
          <w:delText>Alarme para analisar usando bitmask;</w:delText>
        </w:r>
      </w:del>
    </w:p>
    <w:p w14:paraId="53010A89" w14:textId="722930BE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15" w:author="Cleidiana Reis dos Santos" w:date="2021-11-18T22:12:00Z"/>
          <w:sz w:val="24"/>
          <w:lang w:val="pt-BR"/>
        </w:rPr>
      </w:pPr>
      <w:del w:id="116" w:author="Cleidiana Reis dos Santos" w:date="2021-11-18T22:12:00Z">
        <w:r w:rsidDel="009214D3">
          <w:rPr>
            <w:sz w:val="24"/>
            <w:lang w:val="pt-BR"/>
          </w:rPr>
          <w:delText>Comando de voz;</w:delText>
        </w:r>
      </w:del>
    </w:p>
    <w:p w14:paraId="73C06023" w14:textId="78C40BC4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17" w:author="Cleidiana Reis dos Santos" w:date="2021-11-18T22:12:00Z"/>
          <w:sz w:val="24"/>
          <w:lang w:val="pt-BR"/>
        </w:rPr>
      </w:pPr>
      <w:del w:id="118" w:author="Cleidiana Reis dos Santos" w:date="2021-11-18T22:12:00Z">
        <w:r w:rsidDel="009214D3">
          <w:rPr>
            <w:sz w:val="24"/>
            <w:lang w:val="pt-BR"/>
          </w:rPr>
          <w:delText>Problema na leitura I2C e SPI;</w:delText>
        </w:r>
      </w:del>
    </w:p>
    <w:p w14:paraId="4AC026F5" w14:textId="06D76B42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19" w:author="Cleidiana Reis dos Santos" w:date="2021-11-18T22:12:00Z"/>
          <w:sz w:val="24"/>
          <w:lang w:val="pt-BR"/>
        </w:rPr>
      </w:pPr>
      <w:del w:id="120" w:author="Cleidiana Reis dos Santos" w:date="2021-11-18T22:12:00Z">
        <w:r w:rsidDel="009214D3">
          <w:rPr>
            <w:sz w:val="24"/>
            <w:lang w:val="pt-BR"/>
          </w:rPr>
          <w:delText>Estouro da variável usada no código;</w:delText>
        </w:r>
      </w:del>
    </w:p>
    <w:p w14:paraId="096BA994" w14:textId="7C362CB1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21" w:author="Cleidiana Reis dos Santos" w:date="2021-11-18T22:12:00Z"/>
          <w:sz w:val="24"/>
          <w:lang w:val="pt-BR"/>
        </w:rPr>
      </w:pPr>
      <w:del w:id="122" w:author="Cleidiana Reis dos Santos" w:date="2021-11-18T22:12:00Z">
        <w:r w:rsidDel="009214D3">
          <w:rPr>
            <w:sz w:val="24"/>
            <w:lang w:val="pt-BR"/>
          </w:rPr>
          <w:delText>Contagem de garrafa</w:delText>
        </w:r>
        <w:r w:rsidR="006D5118" w:rsidDel="009214D3">
          <w:rPr>
            <w:sz w:val="24"/>
            <w:lang w:val="pt-BR"/>
          </w:rPr>
          <w:delText>s</w:delText>
        </w:r>
        <w:r w:rsidDel="009214D3">
          <w:rPr>
            <w:sz w:val="24"/>
            <w:lang w:val="pt-BR"/>
          </w:rPr>
          <w:delText xml:space="preserve"> na geladeira;</w:delText>
        </w:r>
      </w:del>
    </w:p>
    <w:p w14:paraId="169FF2D9" w14:textId="2F7B5F94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23" w:author="Cleidiana Reis dos Santos" w:date="2021-11-18T22:12:00Z"/>
          <w:sz w:val="24"/>
          <w:lang w:val="pt-BR"/>
        </w:rPr>
      </w:pPr>
      <w:del w:id="124" w:author="Cleidiana Reis dos Santos" w:date="2021-11-18T22:12:00Z">
        <w:r w:rsidDel="009214D3">
          <w:rPr>
            <w:sz w:val="24"/>
            <w:lang w:val="pt-BR"/>
          </w:rPr>
          <w:delText>Otimização ligada deu problema;</w:delText>
        </w:r>
      </w:del>
    </w:p>
    <w:p w14:paraId="57D78BF4" w14:textId="63F17BA1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25" w:author="Cleidiana Reis dos Santos" w:date="2021-11-18T22:12:00Z"/>
          <w:sz w:val="24"/>
          <w:lang w:val="pt-BR"/>
        </w:rPr>
      </w:pPr>
      <w:del w:id="126" w:author="Cleidiana Reis dos Santos" w:date="2021-11-18T22:12:00Z">
        <w:r w:rsidDel="009214D3">
          <w:rPr>
            <w:sz w:val="24"/>
            <w:lang w:val="pt-BR"/>
          </w:rPr>
          <w:delText>Colocar problema em FPGA;</w:delText>
        </w:r>
      </w:del>
    </w:p>
    <w:p w14:paraId="382D6952" w14:textId="7F45710C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27" w:author="Cleidiana Reis dos Santos" w:date="2021-11-18T22:12:00Z"/>
          <w:sz w:val="24"/>
          <w:lang w:val="pt-BR"/>
        </w:rPr>
      </w:pPr>
      <w:del w:id="128" w:author="Cleidiana Reis dos Santos" w:date="2021-11-18T22:12:00Z">
        <w:r w:rsidDel="009214D3">
          <w:rPr>
            <w:sz w:val="24"/>
            <w:lang w:val="pt-BR"/>
          </w:rPr>
          <w:delText>Colocar vários microcontroladores;</w:delText>
        </w:r>
      </w:del>
    </w:p>
    <w:p w14:paraId="5588DDF0" w14:textId="7FCC4A99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29" w:author="Cleidiana Reis dos Santos" w:date="2021-11-18T22:12:00Z"/>
          <w:sz w:val="24"/>
          <w:lang w:val="pt-BR"/>
        </w:rPr>
      </w:pPr>
      <w:del w:id="130" w:author="Cleidiana Reis dos Santos" w:date="2021-11-18T22:12:00Z">
        <w:r w:rsidDel="009214D3">
          <w:rPr>
            <w:sz w:val="24"/>
            <w:lang w:val="pt-BR"/>
          </w:rPr>
          <w:delText>Problema com watchdog;</w:delText>
        </w:r>
      </w:del>
    </w:p>
    <w:p w14:paraId="0A6C77BF" w14:textId="2A8579C1" w:rsidR="00A91051" w:rsidDel="009214D3" w:rsidRDefault="00A91051" w:rsidP="00C66931">
      <w:pPr>
        <w:pStyle w:val="PargrafodaLista"/>
        <w:tabs>
          <w:tab w:val="left" w:pos="7672"/>
        </w:tabs>
        <w:ind w:left="360" w:firstLine="360"/>
        <w:jc w:val="both"/>
        <w:rPr>
          <w:del w:id="131" w:author="Cleidiana Reis dos Santos" w:date="2021-11-18T22:12:00Z"/>
          <w:sz w:val="24"/>
          <w:lang w:val="pt-BR"/>
        </w:rPr>
      </w:pPr>
      <w:del w:id="132" w:author="Cleidiana Reis dos Santos" w:date="2021-11-18T22:12:00Z">
        <w:r w:rsidDel="009214D3">
          <w:rPr>
            <w:sz w:val="24"/>
            <w:lang w:val="pt-BR"/>
          </w:rPr>
          <w:delText>Problema no tipo de GPIO;</w:delText>
        </w:r>
      </w:del>
    </w:p>
    <w:p w14:paraId="3F2DB494" w14:textId="5D7879F2" w:rsidR="00044DD9" w:rsidDel="009214D3" w:rsidRDefault="00044DD9" w:rsidP="00C66931">
      <w:pPr>
        <w:pStyle w:val="PargrafodaLista"/>
        <w:tabs>
          <w:tab w:val="left" w:pos="7672"/>
        </w:tabs>
        <w:ind w:left="360" w:firstLine="360"/>
        <w:jc w:val="both"/>
        <w:rPr>
          <w:del w:id="133" w:author="Cleidiana Reis dos Santos" w:date="2021-11-18T22:12:00Z"/>
          <w:sz w:val="24"/>
          <w:lang w:val="pt-BR"/>
        </w:rPr>
      </w:pPr>
      <w:del w:id="134" w:author="Cleidiana Reis dos Santos" w:date="2021-11-18T22:12:00Z">
        <w:r w:rsidDel="009214D3">
          <w:rPr>
            <w:sz w:val="24"/>
            <w:lang w:val="pt-BR"/>
          </w:rPr>
          <w:delText>Problema com otimização ligada;</w:delText>
        </w:r>
      </w:del>
    </w:p>
    <w:p w14:paraId="70233C24" w14:textId="63A8575C" w:rsidR="00044DD9" w:rsidDel="009214D3" w:rsidRDefault="00044DD9" w:rsidP="00C66931">
      <w:pPr>
        <w:pStyle w:val="PargrafodaLista"/>
        <w:tabs>
          <w:tab w:val="left" w:pos="7672"/>
        </w:tabs>
        <w:ind w:left="360" w:firstLine="360"/>
        <w:jc w:val="both"/>
        <w:rPr>
          <w:del w:id="135" w:author="Cleidiana Reis dos Santos" w:date="2021-11-18T22:12:00Z"/>
          <w:sz w:val="24"/>
          <w:lang w:val="pt-BR"/>
        </w:rPr>
      </w:pPr>
      <w:del w:id="136" w:author="Cleidiana Reis dos Santos" w:date="2021-11-18T22:12:00Z">
        <w:r w:rsidDel="009214D3">
          <w:rPr>
            <w:sz w:val="24"/>
            <w:lang w:val="pt-BR"/>
          </w:rPr>
          <w:delText>Esquemático de circuito;</w:delText>
        </w:r>
      </w:del>
    </w:p>
    <w:p w14:paraId="47505ECB" w14:textId="5A5D0AFE" w:rsidR="00044DD9" w:rsidDel="009214D3" w:rsidRDefault="00044DD9" w:rsidP="00044DD9">
      <w:pPr>
        <w:pStyle w:val="PargrafodaLista"/>
        <w:tabs>
          <w:tab w:val="left" w:pos="7672"/>
        </w:tabs>
        <w:ind w:left="360" w:firstLine="360"/>
        <w:jc w:val="both"/>
        <w:rPr>
          <w:del w:id="137" w:author="Cleidiana Reis dos Santos" w:date="2021-11-18T22:12:00Z"/>
          <w:sz w:val="24"/>
          <w:lang w:val="pt-BR"/>
        </w:rPr>
      </w:pPr>
      <w:del w:id="138" w:author="Cleidiana Reis dos Santos" w:date="2021-11-18T22:12:00Z">
        <w:r w:rsidDel="009214D3">
          <w:rPr>
            <w:sz w:val="24"/>
            <w:lang w:val="pt-BR"/>
          </w:rPr>
          <w:delText>Usar funções RTOS;</w:delText>
        </w:r>
      </w:del>
    </w:p>
    <w:p w14:paraId="4817EEA3" w14:textId="3E7B8705" w:rsidR="00044DD9" w:rsidRPr="00044DD9" w:rsidDel="009214D3" w:rsidRDefault="00044DD9" w:rsidP="00044DD9">
      <w:pPr>
        <w:pStyle w:val="PargrafodaLista"/>
        <w:tabs>
          <w:tab w:val="left" w:pos="7672"/>
        </w:tabs>
        <w:ind w:left="360" w:firstLine="360"/>
        <w:jc w:val="both"/>
        <w:rPr>
          <w:del w:id="139" w:author="Cleidiana Reis dos Santos" w:date="2021-11-18T22:12:00Z"/>
          <w:sz w:val="24"/>
          <w:lang w:val="pt-BR"/>
        </w:rPr>
      </w:pPr>
    </w:p>
    <w:p w14:paraId="23A42C5F" w14:textId="5FF82848" w:rsidR="0058079F" w:rsidRPr="00FD0DAA" w:rsidDel="009214D3" w:rsidRDefault="00E51430" w:rsidP="00FD0DAA">
      <w:pPr>
        <w:tabs>
          <w:tab w:val="left" w:pos="7672"/>
        </w:tabs>
        <w:jc w:val="both"/>
        <w:rPr>
          <w:del w:id="140" w:author="Cleidiana Reis dos Santos" w:date="2021-11-18T22:12:00Z"/>
          <w:sz w:val="24"/>
          <w:lang w:val="pt-BR"/>
        </w:rPr>
      </w:pPr>
      <w:del w:id="141" w:author="Cleidiana Reis dos Santos" w:date="2021-11-18T22:12:00Z">
        <w:r w:rsidRPr="00E51430" w:rsidDel="009214D3">
          <w:rPr>
            <w:sz w:val="24"/>
            <w:highlight w:val="yellow"/>
            <w:lang w:val="pt-BR"/>
          </w:rPr>
          <w:delText>Objetivo</w:delText>
        </w:r>
        <w:r w:rsidDel="009214D3">
          <w:rPr>
            <w:sz w:val="24"/>
            <w:highlight w:val="yellow"/>
            <w:lang w:val="pt-BR"/>
          </w:rPr>
          <w:delText>:</w:delText>
        </w:r>
        <w:r w:rsidRPr="00E51430" w:rsidDel="009214D3">
          <w:rPr>
            <w:sz w:val="24"/>
            <w:highlight w:val="yellow"/>
            <w:lang w:val="pt-BR"/>
          </w:rPr>
          <w:delText xml:space="preserve"> Ensinar desenvolvimento de firmware embarcado em IoT;</w:delText>
        </w:r>
      </w:del>
    </w:p>
    <w:p w14:paraId="304B0018" w14:textId="4949D0F8" w:rsidR="002C24D9" w:rsidDel="009214D3" w:rsidRDefault="00A97104" w:rsidP="002C24D9">
      <w:pPr>
        <w:pStyle w:val="PargrafodaLista"/>
        <w:numPr>
          <w:ilvl w:val="1"/>
          <w:numId w:val="1"/>
        </w:numPr>
        <w:tabs>
          <w:tab w:val="left" w:pos="7672"/>
        </w:tabs>
        <w:jc w:val="both"/>
        <w:rPr>
          <w:del w:id="142" w:author="Cleidiana Reis dos Santos" w:date="2021-11-18T22:12:00Z"/>
          <w:sz w:val="24"/>
          <w:lang w:val="pt-BR"/>
        </w:rPr>
      </w:pPr>
      <w:del w:id="143" w:author="Cleidiana Reis dos Santos" w:date="2021-11-18T22:12:00Z">
        <w:r w:rsidDel="009214D3">
          <w:rPr>
            <w:sz w:val="24"/>
            <w:lang w:val="pt-BR"/>
          </w:rPr>
          <w:delText xml:space="preserve">Sua cidade </w:delText>
        </w:r>
        <w:r w:rsidR="0058079F" w:rsidDel="009214D3">
          <w:rPr>
            <w:sz w:val="24"/>
            <w:lang w:val="pt-BR"/>
          </w:rPr>
          <w:delText>(nível 2 de dificuldade</w:delText>
        </w:r>
        <w:r w:rsidR="002C24D9" w:rsidDel="009214D3">
          <w:rPr>
            <w:sz w:val="24"/>
            <w:lang w:val="pt-BR"/>
          </w:rPr>
          <w:delText xml:space="preserve">, 10 minutos </w:delText>
        </w:r>
        <w:r w:rsidR="00AC53D9" w:rsidDel="009214D3">
          <w:rPr>
            <w:sz w:val="24"/>
            <w:lang w:val="pt-BR"/>
          </w:rPr>
          <w:delText xml:space="preserve">iniciais </w:delText>
        </w:r>
        <w:r w:rsidR="002C24D9" w:rsidDel="009214D3">
          <w:rPr>
            <w:sz w:val="24"/>
            <w:lang w:val="pt-BR"/>
          </w:rPr>
          <w:delText>para solucionar os problemas):</w:delText>
        </w:r>
      </w:del>
    </w:p>
    <w:p w14:paraId="234448C0" w14:textId="2FE28AF1" w:rsidR="003A4D0D" w:rsidDel="009214D3" w:rsidRDefault="003A4D0D" w:rsidP="003A4D0D">
      <w:pPr>
        <w:pStyle w:val="PargrafodaLista"/>
        <w:tabs>
          <w:tab w:val="left" w:pos="7672"/>
        </w:tabs>
        <w:jc w:val="both"/>
        <w:rPr>
          <w:del w:id="144" w:author="Cleidiana Reis dos Santos" w:date="2021-11-18T22:12:00Z"/>
          <w:sz w:val="24"/>
          <w:lang w:val="pt-BR"/>
        </w:rPr>
      </w:pPr>
    </w:p>
    <w:p w14:paraId="0955EA7A" w14:textId="0F4183A6" w:rsidR="0058079F" w:rsidDel="009214D3" w:rsidRDefault="003A4D0D" w:rsidP="003A4D0D">
      <w:pPr>
        <w:pStyle w:val="PargrafodaLista"/>
        <w:tabs>
          <w:tab w:val="left" w:pos="7672"/>
        </w:tabs>
        <w:ind w:left="360" w:firstLine="360"/>
        <w:jc w:val="both"/>
        <w:rPr>
          <w:del w:id="145" w:author="Cleidiana Reis dos Santos" w:date="2021-11-18T22:12:00Z"/>
          <w:sz w:val="24"/>
          <w:lang w:val="pt-BR"/>
        </w:rPr>
      </w:pPr>
      <w:del w:id="146" w:author="Cleidiana Reis dos Santos" w:date="2021-11-18T22:12:00Z">
        <w:r w:rsidDel="009214D3">
          <w:rPr>
            <w:sz w:val="24"/>
            <w:lang w:val="pt-BR"/>
          </w:rPr>
          <w:delText>Ter uma aplicação para mudar o tipo de rede a ser utilizada;</w:delText>
        </w:r>
      </w:del>
    </w:p>
    <w:p w14:paraId="0AB9AD3A" w14:textId="23CF498B" w:rsidR="00092A70" w:rsidDel="009214D3" w:rsidRDefault="00A91051" w:rsidP="00092A70">
      <w:pPr>
        <w:pStyle w:val="PargrafodaLista"/>
        <w:tabs>
          <w:tab w:val="left" w:pos="7672"/>
        </w:tabs>
        <w:ind w:left="360" w:firstLine="360"/>
        <w:jc w:val="both"/>
        <w:rPr>
          <w:del w:id="147" w:author="Cleidiana Reis dos Santos" w:date="2021-11-18T22:12:00Z"/>
          <w:sz w:val="24"/>
          <w:lang w:val="pt-BR"/>
        </w:rPr>
      </w:pPr>
      <w:del w:id="148" w:author="Cleidiana Reis dos Santos" w:date="2021-11-18T22:12:00Z">
        <w:r w:rsidDel="009214D3">
          <w:rPr>
            <w:sz w:val="24"/>
            <w:lang w:val="pt-BR"/>
          </w:rPr>
          <w:delText>Melhorar a habilidade em FW;</w:delText>
        </w:r>
      </w:del>
    </w:p>
    <w:p w14:paraId="670866CA" w14:textId="0E96980E" w:rsidR="00092A70" w:rsidDel="009214D3" w:rsidRDefault="00092A70" w:rsidP="00092A70">
      <w:pPr>
        <w:pStyle w:val="PargrafodaLista"/>
        <w:tabs>
          <w:tab w:val="left" w:pos="7672"/>
        </w:tabs>
        <w:ind w:left="360" w:firstLine="360"/>
        <w:jc w:val="both"/>
        <w:rPr>
          <w:del w:id="149" w:author="Cleidiana Reis dos Santos" w:date="2021-11-18T22:12:00Z"/>
          <w:sz w:val="24"/>
          <w:lang w:val="pt-BR"/>
        </w:rPr>
      </w:pPr>
      <w:del w:id="150" w:author="Cleidiana Reis dos Santos" w:date="2021-11-18T22:12:00Z">
        <w:r w:rsidDel="009214D3">
          <w:rPr>
            <w:sz w:val="24"/>
            <w:lang w:val="pt-BR"/>
          </w:rPr>
          <w:delText>Melhoria no prédio;</w:delText>
        </w:r>
      </w:del>
    </w:p>
    <w:p w14:paraId="27D64080" w14:textId="4E139F53" w:rsidR="0058079F" w:rsidDel="009214D3" w:rsidRDefault="001F035D" w:rsidP="0050446B">
      <w:pPr>
        <w:pStyle w:val="PargrafodaLista"/>
        <w:tabs>
          <w:tab w:val="left" w:pos="7672"/>
        </w:tabs>
        <w:ind w:left="360" w:firstLine="360"/>
        <w:jc w:val="both"/>
        <w:rPr>
          <w:del w:id="151" w:author="Cleidiana Reis dos Santos" w:date="2021-11-18T22:12:00Z"/>
          <w:sz w:val="24"/>
          <w:lang w:val="pt-BR"/>
        </w:rPr>
      </w:pPr>
      <w:del w:id="152" w:author="Cleidiana Reis dos Santos" w:date="2021-11-18T22:12:00Z">
        <w:r w:rsidDel="009214D3">
          <w:rPr>
            <w:sz w:val="24"/>
            <w:lang w:val="pt-BR"/>
          </w:rPr>
          <w:delText>Tráfego</w:delText>
        </w:r>
        <w:r w:rsidR="00092A70" w:rsidDel="009214D3">
          <w:rPr>
            <w:sz w:val="24"/>
            <w:lang w:val="pt-BR"/>
          </w:rPr>
          <w:delText>;</w:delText>
        </w:r>
      </w:del>
    </w:p>
    <w:p w14:paraId="29806B50" w14:textId="2147E3D3" w:rsidR="003A4D0D" w:rsidDel="009214D3" w:rsidRDefault="003A4D0D" w:rsidP="002C24D9">
      <w:pPr>
        <w:pStyle w:val="PargrafodaLista"/>
        <w:tabs>
          <w:tab w:val="left" w:pos="7672"/>
        </w:tabs>
        <w:ind w:left="360" w:firstLine="360"/>
        <w:jc w:val="both"/>
        <w:rPr>
          <w:del w:id="153" w:author="Cleidiana Reis dos Santos" w:date="2021-11-18T22:12:00Z"/>
          <w:sz w:val="24"/>
          <w:lang w:val="pt-BR"/>
        </w:rPr>
      </w:pPr>
      <w:del w:id="154" w:author="Cleidiana Reis dos Santos" w:date="2021-11-18T22:12:00Z">
        <w:r w:rsidRPr="003A4D0D" w:rsidDel="009214D3">
          <w:rPr>
            <w:sz w:val="24"/>
            <w:lang w:val="pt-BR"/>
          </w:rPr>
          <w:delText>Ter uma aplicação para mudar o tipo de rede a ser utilizada;</w:delText>
        </w:r>
      </w:del>
    </w:p>
    <w:p w14:paraId="175589AE" w14:textId="2DE62550" w:rsidR="00372CA9" w:rsidRPr="009214D3" w:rsidRDefault="00372CA9" w:rsidP="009214D3">
      <w:pPr>
        <w:tabs>
          <w:tab w:val="left" w:pos="7672"/>
        </w:tabs>
        <w:jc w:val="both"/>
        <w:rPr>
          <w:sz w:val="24"/>
          <w:lang w:val="pt-BR"/>
          <w:rPrChange w:id="155" w:author="Cleidiana Reis dos Santos" w:date="2021-11-18T22:12:00Z">
            <w:rPr>
              <w:lang w:val="pt-BR"/>
            </w:rPr>
          </w:rPrChange>
        </w:rPr>
        <w:pPrChange w:id="156" w:author="Cleidiana Reis dos Santos" w:date="2021-11-18T22:12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</w:p>
    <w:p w14:paraId="328824EE" w14:textId="5F6FDB5B" w:rsidR="00616D72" w:rsidDel="004257EA" w:rsidRDefault="0058079F" w:rsidP="002C24D9">
      <w:pPr>
        <w:pStyle w:val="PargrafodaLista"/>
        <w:tabs>
          <w:tab w:val="left" w:pos="7672"/>
        </w:tabs>
        <w:ind w:left="0" w:firstLine="360"/>
        <w:jc w:val="both"/>
        <w:rPr>
          <w:del w:id="157" w:author="Cleidiana Reis dos Santos" w:date="2021-11-18T22:06:00Z"/>
          <w:sz w:val="24"/>
          <w:lang w:val="pt-BR"/>
        </w:rPr>
      </w:pPr>
      <w:del w:id="158" w:author="Cleidiana Reis dos Santos" w:date="2021-11-18T07:51:00Z">
        <w:r w:rsidDel="00E37F05">
          <w:rPr>
            <w:sz w:val="24"/>
            <w:lang w:val="pt-BR"/>
          </w:rPr>
          <w:delText>Os níveis são independentes e Ronaldo pode escolher livremente qual ambiente agir</w:delText>
        </w:r>
        <w:r w:rsidR="0050446B" w:rsidDel="00E37F05">
          <w:rPr>
            <w:sz w:val="24"/>
            <w:lang w:val="pt-BR"/>
          </w:rPr>
          <w:delText>.</w:delText>
        </w:r>
        <w:r w:rsidDel="00E37F05">
          <w:rPr>
            <w:sz w:val="24"/>
            <w:lang w:val="pt-BR"/>
          </w:rPr>
          <w:delText xml:space="preserve"> </w:delText>
        </w:r>
      </w:del>
      <w:del w:id="159" w:author="Cleidiana Reis dos Santos" w:date="2021-11-18T22:07:00Z">
        <w:r w:rsidR="0050446B" w:rsidDel="004257EA">
          <w:rPr>
            <w:sz w:val="24"/>
            <w:lang w:val="pt-BR"/>
          </w:rPr>
          <w:delText>N</w:delText>
        </w:r>
        <w:r w:rsidDel="004257EA">
          <w:rPr>
            <w:sz w:val="24"/>
            <w:lang w:val="pt-BR"/>
          </w:rPr>
          <w:delText xml:space="preserve">o final </w:delText>
        </w:r>
      </w:del>
      <w:del w:id="160" w:author="Cleidiana Reis dos Santos" w:date="2021-11-18T07:51:00Z">
        <w:r w:rsidDel="001116C5">
          <w:rPr>
            <w:sz w:val="24"/>
            <w:lang w:val="pt-BR"/>
          </w:rPr>
          <w:delText>de cada cenário</w:delText>
        </w:r>
        <w:r w:rsidR="0050446B" w:rsidDel="001116C5">
          <w:rPr>
            <w:sz w:val="24"/>
            <w:lang w:val="pt-BR"/>
          </w:rPr>
          <w:delText>,</w:delText>
        </w:r>
        <w:r w:rsidDel="001116C5">
          <w:rPr>
            <w:sz w:val="24"/>
            <w:lang w:val="pt-BR"/>
          </w:rPr>
          <w:delText xml:space="preserve"> </w:delText>
        </w:r>
      </w:del>
      <w:del w:id="161" w:author="Cleidiana Reis dos Santos" w:date="2021-11-18T22:07:00Z">
        <w:r w:rsidDel="004257EA">
          <w:rPr>
            <w:sz w:val="24"/>
            <w:lang w:val="pt-BR"/>
          </w:rPr>
          <w:delText>Ronaldo recebe um relat</w:delText>
        </w:r>
        <w:r w:rsidR="0050446B" w:rsidDel="004257EA">
          <w:rPr>
            <w:sz w:val="24"/>
            <w:lang w:val="pt-BR"/>
          </w:rPr>
          <w:delText>ó</w:delText>
        </w:r>
        <w:r w:rsidDel="004257EA">
          <w:rPr>
            <w:sz w:val="24"/>
            <w:lang w:val="pt-BR"/>
          </w:rPr>
          <w:delText xml:space="preserve">rio de </w:delText>
        </w:r>
        <w:r w:rsidR="00A97104" w:rsidDel="004257EA">
          <w:rPr>
            <w:sz w:val="24"/>
            <w:lang w:val="pt-BR"/>
          </w:rPr>
          <w:delText>quanto tempo</w:delText>
        </w:r>
        <w:r w:rsidDel="004257EA">
          <w:rPr>
            <w:sz w:val="24"/>
            <w:lang w:val="pt-BR"/>
          </w:rPr>
          <w:delText xml:space="preserve">. </w:delText>
        </w:r>
      </w:del>
      <w:del w:id="162" w:author="Cleidiana Reis dos Santos" w:date="2021-11-18T22:06:00Z">
        <w:r w:rsidR="003C4D43" w:rsidDel="004257EA">
          <w:rPr>
            <w:sz w:val="24"/>
            <w:lang w:val="pt-BR"/>
          </w:rPr>
          <w:delText>O</w:delText>
        </w:r>
        <w:r w:rsidDel="004257EA">
          <w:rPr>
            <w:sz w:val="24"/>
            <w:lang w:val="pt-BR"/>
          </w:rPr>
          <w:delText xml:space="preserve"> tempo do seu mundo diminui a cada dia com o consumo desenfreado de recursos naturais</w:delText>
        </w:r>
        <w:r w:rsidR="002C2969" w:rsidDel="004257EA">
          <w:rPr>
            <w:sz w:val="24"/>
            <w:lang w:val="pt-BR"/>
          </w:rPr>
          <w:delText xml:space="preserve"> e para cada problema resolvido Ronaldo </w:delText>
        </w:r>
      </w:del>
      <w:del w:id="163" w:author="Cleidiana Reis dos Santos" w:date="2021-11-18T07:51:00Z">
        <w:r w:rsidR="002C2969" w:rsidDel="001116C5">
          <w:rPr>
            <w:sz w:val="24"/>
            <w:lang w:val="pt-BR"/>
          </w:rPr>
          <w:delText xml:space="preserve">ganha mais tempo para </w:delText>
        </w:r>
      </w:del>
      <w:del w:id="164" w:author="Cleidiana Reis dos Santos" w:date="2021-11-18T22:06:00Z">
        <w:r w:rsidR="002C2969" w:rsidDel="004257EA">
          <w:rPr>
            <w:sz w:val="24"/>
            <w:lang w:val="pt-BR"/>
          </w:rPr>
          <w:delText>ajuda</w:delText>
        </w:r>
      </w:del>
      <w:del w:id="165" w:author="Cleidiana Reis dos Santos" w:date="2021-11-18T07:51:00Z">
        <w:r w:rsidR="002C2969" w:rsidDel="001116C5">
          <w:rPr>
            <w:sz w:val="24"/>
            <w:lang w:val="pt-BR"/>
          </w:rPr>
          <w:delText>r</w:delText>
        </w:r>
      </w:del>
      <w:del w:id="166" w:author="Cleidiana Reis dos Santos" w:date="2021-11-18T22:06:00Z">
        <w:r w:rsidR="002C2969" w:rsidDel="004257EA">
          <w:rPr>
            <w:sz w:val="24"/>
            <w:lang w:val="pt-BR"/>
          </w:rPr>
          <w:delText xml:space="preserve"> a salvar o mundo.</w:delText>
        </w:r>
        <w:r w:rsidDel="004257EA">
          <w:rPr>
            <w:sz w:val="24"/>
            <w:lang w:val="pt-BR"/>
          </w:rPr>
          <w:delText xml:space="preserve"> </w:delText>
        </w:r>
      </w:del>
    </w:p>
    <w:p w14:paraId="1745DC30" w14:textId="436A26ED" w:rsidR="007C6837" w:rsidDel="00221BD7" w:rsidRDefault="003C4D43" w:rsidP="00221BD7">
      <w:pPr>
        <w:pStyle w:val="PargrafodaLista"/>
        <w:tabs>
          <w:tab w:val="left" w:pos="7672"/>
        </w:tabs>
        <w:ind w:left="0" w:firstLine="360"/>
        <w:jc w:val="both"/>
        <w:rPr>
          <w:del w:id="167" w:author="Cleidiana Reis dos Santos" w:date="2021-11-18T22:23:00Z"/>
          <w:sz w:val="24"/>
          <w:lang w:val="pt-BR"/>
        </w:rPr>
      </w:pPr>
      <w:del w:id="168" w:author="Cleidiana Reis dos Santos" w:date="2021-11-18T22:07:00Z">
        <w:r w:rsidDel="004257EA">
          <w:rPr>
            <w:sz w:val="24"/>
            <w:lang w:val="pt-BR"/>
          </w:rPr>
          <w:delText>Ronaldo</w:delText>
        </w:r>
      </w:del>
      <w:ins w:id="169" w:author="Cleidiana Reis dos Santos" w:date="2021-11-18T22:07:00Z">
        <w:r w:rsidR="004257EA">
          <w:rPr>
            <w:sz w:val="24"/>
            <w:lang w:val="pt-BR"/>
          </w:rPr>
          <w:t>Durante o jogo Ronaldo</w:t>
        </w:r>
      </w:ins>
      <w:r>
        <w:rPr>
          <w:sz w:val="24"/>
          <w:lang w:val="pt-BR"/>
        </w:rPr>
        <w:t xml:space="preserve"> tem acesso </w:t>
      </w:r>
      <w:r w:rsidR="00D2778E">
        <w:rPr>
          <w:sz w:val="24"/>
          <w:lang w:val="pt-BR"/>
        </w:rPr>
        <w:t>à</w:t>
      </w:r>
      <w:r>
        <w:rPr>
          <w:sz w:val="24"/>
          <w:lang w:val="pt-BR"/>
        </w:rPr>
        <w:t xml:space="preserve"> documentação que ajudará a resolver problemas e ao mapa de cada local</w:t>
      </w:r>
      <w:ins w:id="170" w:author="Cleidiana Reis dos Santos" w:date="2021-11-18T22:07:00Z">
        <w:r w:rsidR="004257EA">
          <w:rPr>
            <w:sz w:val="24"/>
            <w:lang w:val="pt-BR"/>
          </w:rPr>
          <w:t>, n</w:t>
        </w:r>
        <w:r w:rsidR="004257EA">
          <w:rPr>
            <w:sz w:val="24"/>
            <w:lang w:val="pt-BR"/>
          </w:rPr>
          <w:t>o final d</w:t>
        </w:r>
      </w:ins>
      <w:ins w:id="171" w:author="Cleidiana Reis dos Santos" w:date="2021-11-18T22:09:00Z">
        <w:r w:rsidR="009214D3">
          <w:rPr>
            <w:sz w:val="24"/>
            <w:lang w:val="pt-BR"/>
          </w:rPr>
          <w:t>e cada ambiente do</w:t>
        </w:r>
      </w:ins>
      <w:ins w:id="172" w:author="Cleidiana Reis dos Santos" w:date="2021-11-18T22:07:00Z">
        <w:r w:rsidR="004257EA">
          <w:rPr>
            <w:sz w:val="24"/>
            <w:lang w:val="pt-BR"/>
          </w:rPr>
          <w:t xml:space="preserve"> jogo Ronaldo recebe um relatório de quanto tempo demorou em cada atividade.</w:t>
        </w:r>
        <w:r w:rsidR="004257EA">
          <w:rPr>
            <w:sz w:val="24"/>
            <w:lang w:val="pt-BR"/>
          </w:rPr>
          <w:t xml:space="preserve"> </w:t>
        </w:r>
      </w:ins>
      <w:del w:id="173" w:author="Cleidiana Reis dos Santos" w:date="2021-11-18T22:06:00Z">
        <w:r w:rsidDel="004257EA">
          <w:rPr>
            <w:sz w:val="24"/>
            <w:lang w:val="pt-BR"/>
          </w:rPr>
          <w:delText>.</w:delText>
        </w:r>
        <w:r w:rsidR="002C24D9" w:rsidDel="004257EA">
          <w:rPr>
            <w:sz w:val="24"/>
            <w:lang w:val="pt-BR"/>
          </w:rPr>
          <w:delText xml:space="preserve"> </w:delText>
        </w:r>
      </w:del>
      <w:r w:rsidR="002C2969">
        <w:rPr>
          <w:sz w:val="24"/>
          <w:lang w:val="pt-BR"/>
        </w:rPr>
        <w:t xml:space="preserve">Ronaldo </w:t>
      </w:r>
      <w:r w:rsidR="002C24D9">
        <w:rPr>
          <w:sz w:val="24"/>
          <w:lang w:val="pt-BR"/>
        </w:rPr>
        <w:t>vence</w:t>
      </w:r>
      <w:r w:rsidR="002C2969">
        <w:rPr>
          <w:sz w:val="24"/>
          <w:lang w:val="pt-BR"/>
        </w:rPr>
        <w:t xml:space="preserve"> o jogo quando conseguir resolver todos os </w:t>
      </w:r>
      <w:r w:rsidR="002C24D9">
        <w:rPr>
          <w:sz w:val="24"/>
          <w:lang w:val="pt-BR"/>
        </w:rPr>
        <w:t>problemas</w:t>
      </w:r>
      <w:del w:id="174" w:author="Cleidiana Reis dos Santos" w:date="2021-11-18T22:06:00Z">
        <w:r w:rsidR="002C2969" w:rsidDel="004257EA">
          <w:rPr>
            <w:sz w:val="24"/>
            <w:lang w:val="pt-BR"/>
          </w:rPr>
          <w:delText xml:space="preserve"> e salvar o seu mundo</w:delText>
        </w:r>
      </w:del>
      <w:r w:rsidR="002C2969">
        <w:rPr>
          <w:sz w:val="24"/>
          <w:lang w:val="pt-BR"/>
        </w:rPr>
        <w:t xml:space="preserve">. Quando acaba o tempo </w:t>
      </w:r>
      <w:r w:rsidR="002C24D9">
        <w:rPr>
          <w:sz w:val="24"/>
          <w:lang w:val="pt-BR"/>
        </w:rPr>
        <w:t xml:space="preserve">para resolver o problema </w:t>
      </w:r>
      <w:del w:id="175" w:author="Cleidiana Reis dos Santos" w:date="2021-11-18T22:08:00Z">
        <w:r w:rsidR="002C24D9" w:rsidDel="009214D3">
          <w:rPr>
            <w:sz w:val="24"/>
            <w:lang w:val="pt-BR"/>
          </w:rPr>
          <w:delText>do cenário escolhido</w:delText>
        </w:r>
      </w:del>
      <w:ins w:id="176" w:author="Cleidiana Reis dos Santos" w:date="2021-11-18T22:08:00Z">
        <w:r w:rsidR="009214D3">
          <w:rPr>
            <w:sz w:val="24"/>
            <w:lang w:val="pt-BR"/>
          </w:rPr>
          <w:t>proposto</w:t>
        </w:r>
      </w:ins>
      <w:r w:rsidR="00BE73CD">
        <w:rPr>
          <w:sz w:val="24"/>
          <w:lang w:val="pt-BR"/>
        </w:rPr>
        <w:t>,</w:t>
      </w:r>
      <w:r w:rsidR="002C24D9">
        <w:rPr>
          <w:sz w:val="24"/>
          <w:lang w:val="pt-BR"/>
        </w:rPr>
        <w:t xml:space="preserve"> </w:t>
      </w:r>
      <w:r w:rsidR="002C2969">
        <w:rPr>
          <w:sz w:val="24"/>
          <w:lang w:val="pt-BR"/>
        </w:rPr>
        <w:t xml:space="preserve">Ronaldo volta no seu </w:t>
      </w:r>
      <w:r w:rsidR="002C24D9">
        <w:rPr>
          <w:sz w:val="24"/>
          <w:lang w:val="pt-BR"/>
        </w:rPr>
        <w:t>último</w:t>
      </w:r>
      <w:r w:rsidR="002C2969">
        <w:rPr>
          <w:sz w:val="24"/>
          <w:lang w:val="pt-BR"/>
        </w:rPr>
        <w:t xml:space="preserve"> </w:t>
      </w:r>
      <w:r w:rsidR="002C24D9" w:rsidRPr="001F035D">
        <w:rPr>
          <w:i/>
          <w:iCs/>
          <w:sz w:val="24"/>
          <w:lang w:val="pt-BR"/>
        </w:rPr>
        <w:t>checkpoint</w:t>
      </w:r>
      <w:r w:rsidR="00AE322D">
        <w:rPr>
          <w:sz w:val="24"/>
          <w:lang w:val="pt-BR"/>
        </w:rPr>
        <w:t xml:space="preserve"> (</w:t>
      </w:r>
      <w:r w:rsidR="00BE73CD">
        <w:rPr>
          <w:sz w:val="24"/>
          <w:lang w:val="pt-BR"/>
        </w:rPr>
        <w:t>ú</w:t>
      </w:r>
      <w:r w:rsidR="00AE322D">
        <w:rPr>
          <w:sz w:val="24"/>
          <w:lang w:val="pt-BR"/>
        </w:rPr>
        <w:t>ltimo problema que foi concluído)</w:t>
      </w:r>
      <w:r w:rsidR="002C24D9">
        <w:rPr>
          <w:sz w:val="24"/>
          <w:lang w:val="pt-BR"/>
        </w:rPr>
        <w:t xml:space="preserve"> e perde a evolução</w:t>
      </w:r>
      <w:r w:rsidR="00AE322D">
        <w:rPr>
          <w:sz w:val="24"/>
          <w:lang w:val="pt-BR"/>
        </w:rPr>
        <w:t xml:space="preserve"> do problema atual</w:t>
      </w:r>
      <w:del w:id="177" w:author="Cleidiana Reis dos Santos" w:date="2021-11-18T07:52:00Z">
        <w:r w:rsidR="002C24D9" w:rsidDel="001116C5">
          <w:rPr>
            <w:sz w:val="24"/>
            <w:lang w:val="pt-BR"/>
          </w:rPr>
          <w:delText xml:space="preserve"> </w:delText>
        </w:r>
      </w:del>
      <w:r w:rsidR="002C24D9">
        <w:rPr>
          <w:sz w:val="24"/>
          <w:lang w:val="pt-BR"/>
        </w:rPr>
        <w:t xml:space="preserve">. </w:t>
      </w:r>
      <w:r w:rsidR="002C2969">
        <w:rPr>
          <w:sz w:val="24"/>
          <w:lang w:val="pt-BR"/>
        </w:rPr>
        <w:t xml:space="preserve"> </w:t>
      </w:r>
    </w:p>
    <w:p w14:paraId="5A642AA9" w14:textId="77777777" w:rsidR="00221BD7" w:rsidRPr="00372CA9" w:rsidRDefault="00221BD7" w:rsidP="002C24D9">
      <w:pPr>
        <w:pStyle w:val="PargrafodaLista"/>
        <w:tabs>
          <w:tab w:val="left" w:pos="7672"/>
        </w:tabs>
        <w:ind w:left="0" w:firstLine="360"/>
        <w:jc w:val="both"/>
        <w:rPr>
          <w:ins w:id="178" w:author="Cleidiana Reis dos Santos" w:date="2021-11-18T22:27:00Z"/>
          <w:sz w:val="24"/>
          <w:lang w:val="pt-BR"/>
        </w:rPr>
      </w:pPr>
    </w:p>
    <w:p w14:paraId="7F4B06A1" w14:textId="7A504EE7" w:rsidR="00AC53D9" w:rsidRPr="00AC53D9" w:rsidDel="00221BD7" w:rsidRDefault="005E6EDF" w:rsidP="003C5BC6">
      <w:pPr>
        <w:pStyle w:val="PargrafodaLista"/>
        <w:tabs>
          <w:tab w:val="left" w:pos="7672"/>
        </w:tabs>
        <w:ind w:left="0" w:firstLine="360"/>
        <w:jc w:val="both"/>
        <w:rPr>
          <w:del w:id="179" w:author="Cleidiana Reis dos Santos" w:date="2021-11-18T22:27:00Z"/>
          <w:b/>
          <w:sz w:val="40"/>
          <w:lang w:val="pt-BR"/>
        </w:rPr>
        <w:pPrChange w:id="180" w:author="Cleidiana Reis dos Santos" w:date="2021-11-18T22:23:00Z">
          <w:pPr>
            <w:pStyle w:val="PargrafodaLista"/>
            <w:numPr>
              <w:numId w:val="1"/>
            </w:numPr>
            <w:tabs>
              <w:tab w:val="left" w:pos="7672"/>
            </w:tabs>
            <w:ind w:left="360" w:hanging="360"/>
            <w:jc w:val="both"/>
            <w:outlineLvl w:val="0"/>
          </w:pPr>
        </w:pPrChange>
      </w:pPr>
      <w:del w:id="181" w:author="Cleidiana Reis dos Santos" w:date="2021-11-18T22:26:00Z">
        <w:r w:rsidDel="00221BD7">
          <w:rPr>
            <w:sz w:val="28"/>
            <w:lang w:val="pt-BR"/>
          </w:rPr>
          <w:br w:type="page"/>
        </w:r>
      </w:del>
      <w:bookmarkStart w:id="182" w:name="_Toc78575472"/>
      <w:moveFromRangeStart w:id="183" w:author="Cleidiana Reis dos Santos" w:date="2021-11-18T22:25:00Z" w:name="move88166717"/>
      <w:moveFrom w:id="184" w:author="Cleidiana Reis dos Santos" w:date="2021-11-18T22:25:00Z">
        <w:r w:rsidR="00254339" w:rsidDel="003C5BC6">
          <w:rPr>
            <w:b/>
            <w:sz w:val="40"/>
            <w:lang w:val="pt-BR"/>
          </w:rPr>
          <w:t>Referências e diferenciais do jogo</w:t>
        </w:r>
      </w:moveFrom>
      <w:bookmarkEnd w:id="182"/>
      <w:moveFromRangeEnd w:id="183"/>
    </w:p>
    <w:p w14:paraId="128F8AC9" w14:textId="4D808BB4" w:rsidR="003C4D43" w:rsidRPr="00AC53D9" w:rsidDel="00221BD7" w:rsidRDefault="00E35AE3" w:rsidP="002C24D9">
      <w:pPr>
        <w:pStyle w:val="PargrafodaLista"/>
        <w:numPr>
          <w:ilvl w:val="1"/>
          <w:numId w:val="1"/>
        </w:numPr>
        <w:jc w:val="both"/>
        <w:rPr>
          <w:moveFrom w:id="185" w:author="Cleidiana Reis dos Santos" w:date="2021-11-18T22:25:00Z"/>
          <w:sz w:val="24"/>
          <w:szCs w:val="24"/>
          <w:lang w:val="pt-BR"/>
        </w:rPr>
      </w:pPr>
      <w:moveFromRangeStart w:id="186" w:author="Cleidiana Reis dos Santos" w:date="2021-11-18T22:25:00Z" w:name="move88166752"/>
      <w:moveFrom w:id="187" w:author="Cleidiana Reis dos Santos" w:date="2021-11-18T22:25:00Z">
        <w:r w:rsidDel="00221BD7">
          <w:rPr>
            <w:sz w:val="24"/>
            <w:szCs w:val="24"/>
            <w:lang w:val="pt-BR"/>
          </w:rPr>
          <w:t>W</w:t>
        </w:r>
        <w:r w:rsidRPr="00E35AE3" w:rsidDel="00221BD7">
          <w:rPr>
            <w:sz w:val="24"/>
            <w:szCs w:val="24"/>
            <w:lang w:val="pt-BR"/>
          </w:rPr>
          <w:t>elcome to the game</w:t>
        </w:r>
        <w:r w:rsidDel="00221BD7">
          <w:rPr>
            <w:sz w:val="24"/>
            <w:szCs w:val="24"/>
            <w:lang w:val="pt-BR"/>
          </w:rPr>
          <w:t xml:space="preserve"> (pelo fato de ter com</w:t>
        </w:r>
        <w:r w:rsidR="00AE322D" w:rsidDel="00221BD7">
          <w:rPr>
            <w:sz w:val="24"/>
            <w:szCs w:val="24"/>
            <w:lang w:val="pt-BR"/>
          </w:rPr>
          <w:t>p</w:t>
        </w:r>
        <w:r w:rsidDel="00221BD7">
          <w:rPr>
            <w:sz w:val="24"/>
            <w:szCs w:val="24"/>
            <w:lang w:val="pt-BR"/>
          </w:rPr>
          <w:t xml:space="preserve">utador </w:t>
        </w:r>
        <w:r w:rsidR="00832E50" w:rsidDel="00221BD7">
          <w:rPr>
            <w:sz w:val="24"/>
            <w:szCs w:val="24"/>
            <w:lang w:val="pt-BR"/>
          </w:rPr>
          <w:t>no</w:t>
        </w:r>
        <w:r w:rsidDel="00221BD7">
          <w:rPr>
            <w:sz w:val="24"/>
            <w:szCs w:val="24"/>
            <w:lang w:val="pt-BR"/>
          </w:rPr>
          <w:t xml:space="preserve"> jogo); </w:t>
        </w:r>
      </w:moveFrom>
    </w:p>
    <w:p w14:paraId="5DAF5418" w14:textId="6A134045" w:rsidR="00E213FF" w:rsidDel="00221BD7" w:rsidRDefault="00E213FF" w:rsidP="00D91AE5">
      <w:pPr>
        <w:pStyle w:val="PargrafodaLista"/>
        <w:numPr>
          <w:ilvl w:val="1"/>
          <w:numId w:val="1"/>
        </w:numPr>
        <w:rPr>
          <w:moveFrom w:id="188" w:author="Cleidiana Reis dos Santos" w:date="2021-11-18T22:25:00Z"/>
          <w:sz w:val="24"/>
          <w:szCs w:val="24"/>
          <w:lang w:val="pt-BR"/>
        </w:rPr>
      </w:pPr>
      <w:moveFrom w:id="189" w:author="Cleidiana Reis dos Santos" w:date="2021-11-18T22:25:00Z">
        <w:r w:rsidRPr="00AC53D9" w:rsidDel="00221BD7">
          <w:rPr>
            <w:sz w:val="24"/>
            <w:szCs w:val="24"/>
            <w:lang w:val="pt-BR"/>
          </w:rPr>
          <w:t>Roubei e não consegui carregar (game jam)</w:t>
        </w:r>
        <w:r w:rsidR="003C4D43" w:rsidRPr="00AC53D9" w:rsidDel="00221BD7">
          <w:rPr>
            <w:sz w:val="24"/>
            <w:szCs w:val="24"/>
            <w:lang w:val="pt-BR"/>
          </w:rPr>
          <w:t xml:space="preserve"> (</w:t>
        </w:r>
        <w:r w:rsidR="00CF2F50" w:rsidDel="00221BD7">
          <w:fldChar w:fldCharType="begin"/>
        </w:r>
        <w:r w:rsidR="00CF2F50" w:rsidDel="00221BD7">
          <w:instrText xml:space="preserve"> HYPERLINK "https://www.youtube.com/watch?v=_n3Mtpa8YsM" </w:instrText>
        </w:r>
        <w:r w:rsidR="00CF2F50" w:rsidDel="00221BD7">
          <w:fldChar w:fldCharType="separate"/>
        </w:r>
        <w:r w:rsidR="00ED44D3" w:rsidRPr="00734A9B" w:rsidDel="00221BD7">
          <w:rPr>
            <w:rStyle w:val="Hyperlink"/>
            <w:sz w:val="24"/>
            <w:szCs w:val="24"/>
            <w:lang w:val="pt-BR"/>
          </w:rPr>
          <w:t>https://www.youtube.com/watch?v=_n3Mtpa8YsM</w:t>
        </w:r>
        <w:r w:rsidR="00CF2F50" w:rsidDel="00221BD7">
          <w:rPr>
            <w:rStyle w:val="Hyperlink"/>
            <w:sz w:val="24"/>
            <w:szCs w:val="24"/>
            <w:lang w:val="pt-BR"/>
          </w:rPr>
          <w:fldChar w:fldCharType="end"/>
        </w:r>
        <w:r w:rsidR="003C4D43" w:rsidRPr="00AC53D9" w:rsidDel="00221BD7">
          <w:rPr>
            <w:sz w:val="24"/>
            <w:szCs w:val="24"/>
            <w:lang w:val="pt-BR"/>
          </w:rPr>
          <w:t>);</w:t>
        </w:r>
      </w:moveFrom>
    </w:p>
    <w:p w14:paraId="36D5CF05" w14:textId="32AE6603" w:rsidR="00ED44D3" w:rsidRPr="00AC53D9" w:rsidDel="00221BD7" w:rsidRDefault="00ED44D3" w:rsidP="00D91AE5">
      <w:pPr>
        <w:pStyle w:val="PargrafodaLista"/>
        <w:numPr>
          <w:ilvl w:val="1"/>
          <w:numId w:val="1"/>
        </w:numPr>
        <w:rPr>
          <w:moveFrom w:id="190" w:author="Cleidiana Reis dos Santos" w:date="2021-11-18T22:25:00Z"/>
          <w:sz w:val="24"/>
          <w:szCs w:val="24"/>
          <w:lang w:val="pt-BR"/>
        </w:rPr>
      </w:pPr>
      <w:moveFrom w:id="191" w:author="Cleidiana Reis dos Santos" w:date="2021-11-18T22:25:00Z">
        <w:r w:rsidRPr="00ED44D3" w:rsidDel="00221BD7">
          <w:rPr>
            <w:sz w:val="24"/>
            <w:szCs w:val="24"/>
            <w:lang w:val="pt-BR"/>
          </w:rPr>
          <w:t>Among Us</w:t>
        </w:r>
        <w:r w:rsidDel="00221BD7">
          <w:rPr>
            <w:sz w:val="24"/>
            <w:szCs w:val="24"/>
            <w:lang w:val="pt-BR"/>
          </w:rPr>
          <w:t>.</w:t>
        </w:r>
      </w:moveFrom>
    </w:p>
    <w:moveFromRangeEnd w:id="186"/>
    <w:p w14:paraId="223E753C" w14:textId="77777777" w:rsidR="003C4D43" w:rsidRPr="003C4D43" w:rsidDel="003C5BC6" w:rsidRDefault="003C4D43" w:rsidP="002C24D9">
      <w:pPr>
        <w:pStyle w:val="PargrafodaLista"/>
        <w:jc w:val="both"/>
        <w:rPr>
          <w:del w:id="192" w:author="Cleidiana Reis dos Santos" w:date="2021-11-18T22:25:00Z"/>
          <w:sz w:val="28"/>
          <w:lang w:val="pt-BR"/>
        </w:rPr>
      </w:pPr>
    </w:p>
    <w:p w14:paraId="61EF1988" w14:textId="50F15537" w:rsidR="005E6EDF" w:rsidRPr="00221BD7" w:rsidRDefault="005E6EDF" w:rsidP="00221BD7">
      <w:pPr>
        <w:pStyle w:val="PargrafodaLista"/>
        <w:tabs>
          <w:tab w:val="left" w:pos="7672"/>
        </w:tabs>
        <w:ind w:left="0" w:firstLine="360"/>
        <w:jc w:val="both"/>
        <w:rPr>
          <w:ins w:id="193" w:author="Cleidiana Reis dos Santos" w:date="2021-11-18T22:24:00Z"/>
          <w:lang w:val="pt-BR"/>
        </w:rPr>
        <w:pPrChange w:id="194" w:author="Cleidiana Reis dos Santos" w:date="2021-11-18T22:27:00Z">
          <w:pPr>
            <w:pStyle w:val="PargrafodaLista"/>
            <w:numPr>
              <w:numId w:val="1"/>
            </w:numPr>
            <w:tabs>
              <w:tab w:val="left" w:pos="7672"/>
            </w:tabs>
            <w:ind w:left="360" w:hanging="360"/>
            <w:jc w:val="both"/>
            <w:outlineLvl w:val="0"/>
          </w:pPr>
        </w:pPrChange>
      </w:pPr>
      <w:bookmarkStart w:id="195" w:name="_Toc78575473"/>
      <w:del w:id="196" w:author="Cleidiana Reis dos Santos" w:date="2021-11-18T22:25:00Z">
        <w:r w:rsidRPr="00221BD7" w:rsidDel="003C5BC6">
          <w:rPr>
            <w:lang w:val="pt-BR"/>
          </w:rPr>
          <w:delText>Personagens</w:delText>
        </w:r>
      </w:del>
      <w:bookmarkEnd w:id="195"/>
    </w:p>
    <w:p w14:paraId="111F45AB" w14:textId="0F284D45" w:rsidR="003C5BC6" w:rsidRDefault="003C5BC6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ins w:id="197" w:author="Cleidiana Reis dos Santos" w:date="2021-11-18T22:25:00Z"/>
          <w:b/>
          <w:sz w:val="40"/>
          <w:lang w:val="pt-BR"/>
        </w:rPr>
      </w:pPr>
      <w:moveToRangeStart w:id="198" w:author="Cleidiana Reis dos Santos" w:date="2021-11-18T22:25:00Z" w:name="move88166717"/>
      <w:moveTo w:id="199" w:author="Cleidiana Reis dos Santos" w:date="2021-11-18T22:25:00Z">
        <w:r>
          <w:rPr>
            <w:b/>
            <w:sz w:val="40"/>
            <w:lang w:val="pt-BR"/>
          </w:rPr>
          <w:t>Referências e diferenciais do jogo</w:t>
        </w:r>
      </w:moveTo>
      <w:moveToRangeEnd w:id="198"/>
    </w:p>
    <w:p w14:paraId="2DF39700" w14:textId="77777777" w:rsidR="00221BD7" w:rsidRPr="00AC53D9" w:rsidRDefault="00221BD7" w:rsidP="00221BD7">
      <w:pPr>
        <w:pStyle w:val="PargrafodaLista"/>
        <w:numPr>
          <w:ilvl w:val="1"/>
          <w:numId w:val="1"/>
        </w:numPr>
        <w:jc w:val="both"/>
        <w:rPr>
          <w:moveTo w:id="200" w:author="Cleidiana Reis dos Santos" w:date="2021-11-18T22:25:00Z"/>
          <w:sz w:val="24"/>
          <w:szCs w:val="24"/>
          <w:lang w:val="pt-BR"/>
        </w:rPr>
      </w:pPr>
      <w:moveToRangeStart w:id="201" w:author="Cleidiana Reis dos Santos" w:date="2021-11-18T22:25:00Z" w:name="move88166752"/>
      <w:proofErr w:type="spellStart"/>
      <w:moveTo w:id="202" w:author="Cleidiana Reis dos Santos" w:date="2021-11-18T22:25:00Z">
        <w:r>
          <w:rPr>
            <w:sz w:val="24"/>
            <w:szCs w:val="24"/>
            <w:lang w:val="pt-BR"/>
          </w:rPr>
          <w:t>W</w:t>
        </w:r>
        <w:r w:rsidRPr="00E35AE3">
          <w:rPr>
            <w:sz w:val="24"/>
            <w:szCs w:val="24"/>
            <w:lang w:val="pt-BR"/>
          </w:rPr>
          <w:t>elcome</w:t>
        </w:r>
        <w:proofErr w:type="spellEnd"/>
        <w:r w:rsidRPr="00E35AE3">
          <w:rPr>
            <w:sz w:val="24"/>
            <w:szCs w:val="24"/>
            <w:lang w:val="pt-BR"/>
          </w:rPr>
          <w:t xml:space="preserve"> </w:t>
        </w:r>
        <w:proofErr w:type="spellStart"/>
        <w:r w:rsidRPr="00E35AE3">
          <w:rPr>
            <w:sz w:val="24"/>
            <w:szCs w:val="24"/>
            <w:lang w:val="pt-BR"/>
          </w:rPr>
          <w:t>to</w:t>
        </w:r>
        <w:proofErr w:type="spellEnd"/>
        <w:r w:rsidRPr="00E35AE3">
          <w:rPr>
            <w:sz w:val="24"/>
            <w:szCs w:val="24"/>
            <w:lang w:val="pt-BR"/>
          </w:rPr>
          <w:t xml:space="preserve"> </w:t>
        </w:r>
        <w:proofErr w:type="spellStart"/>
        <w:r w:rsidRPr="00E35AE3">
          <w:rPr>
            <w:sz w:val="24"/>
            <w:szCs w:val="24"/>
            <w:lang w:val="pt-BR"/>
          </w:rPr>
          <w:t>the</w:t>
        </w:r>
        <w:proofErr w:type="spellEnd"/>
        <w:r w:rsidRPr="00E35AE3">
          <w:rPr>
            <w:sz w:val="24"/>
            <w:szCs w:val="24"/>
            <w:lang w:val="pt-BR"/>
          </w:rPr>
          <w:t xml:space="preserve"> game</w:t>
        </w:r>
        <w:r>
          <w:rPr>
            <w:sz w:val="24"/>
            <w:szCs w:val="24"/>
            <w:lang w:val="pt-BR"/>
          </w:rPr>
          <w:t xml:space="preserve"> (pelo fato de ter computador no jogo); </w:t>
        </w:r>
      </w:moveTo>
    </w:p>
    <w:p w14:paraId="74F4AE9E" w14:textId="77777777" w:rsidR="00221BD7" w:rsidRDefault="00221BD7" w:rsidP="00221BD7">
      <w:pPr>
        <w:pStyle w:val="PargrafodaLista"/>
        <w:numPr>
          <w:ilvl w:val="1"/>
          <w:numId w:val="1"/>
        </w:numPr>
        <w:rPr>
          <w:moveTo w:id="203" w:author="Cleidiana Reis dos Santos" w:date="2021-11-18T22:25:00Z"/>
          <w:sz w:val="24"/>
          <w:szCs w:val="24"/>
          <w:lang w:val="pt-BR"/>
        </w:rPr>
      </w:pPr>
      <w:moveTo w:id="204" w:author="Cleidiana Reis dos Santos" w:date="2021-11-18T22:25:00Z">
        <w:r w:rsidRPr="00AC53D9">
          <w:rPr>
            <w:sz w:val="24"/>
            <w:szCs w:val="24"/>
            <w:lang w:val="pt-BR"/>
          </w:rPr>
          <w:t xml:space="preserve">Roubei e não consegui carregar (game </w:t>
        </w:r>
        <w:proofErr w:type="spellStart"/>
        <w:r w:rsidRPr="00AC53D9">
          <w:rPr>
            <w:sz w:val="24"/>
            <w:szCs w:val="24"/>
            <w:lang w:val="pt-BR"/>
          </w:rPr>
          <w:t>jam</w:t>
        </w:r>
        <w:proofErr w:type="spellEnd"/>
        <w:r w:rsidRPr="00AC53D9">
          <w:rPr>
            <w:sz w:val="24"/>
            <w:szCs w:val="24"/>
            <w:lang w:val="pt-BR"/>
          </w:rPr>
          <w:t>) (</w:t>
        </w:r>
        <w:r>
          <w:fldChar w:fldCharType="begin"/>
        </w:r>
        <w:r>
          <w:instrText xml:space="preserve"> HYPERLINK "https://www.youtube.com/watch?v=_n3Mtpa8YsM" </w:instrText>
        </w:r>
        <w:r>
          <w:fldChar w:fldCharType="separate"/>
        </w:r>
        <w:r w:rsidRPr="00734A9B">
          <w:rPr>
            <w:rStyle w:val="Hyperlink"/>
            <w:sz w:val="24"/>
            <w:szCs w:val="24"/>
            <w:lang w:val="pt-BR"/>
          </w:rPr>
          <w:t>https://www.youtube.com/watch?v=_n3Mtpa8YsM</w:t>
        </w:r>
        <w:r>
          <w:rPr>
            <w:rStyle w:val="Hyperlink"/>
            <w:sz w:val="24"/>
            <w:szCs w:val="24"/>
            <w:lang w:val="pt-BR"/>
          </w:rPr>
          <w:fldChar w:fldCharType="end"/>
        </w:r>
        <w:r w:rsidRPr="00AC53D9">
          <w:rPr>
            <w:sz w:val="24"/>
            <w:szCs w:val="24"/>
            <w:lang w:val="pt-BR"/>
          </w:rPr>
          <w:t>);</w:t>
        </w:r>
      </w:moveTo>
    </w:p>
    <w:p w14:paraId="69DBD882" w14:textId="19A49038" w:rsidR="00221BD7" w:rsidDel="00221BD7" w:rsidRDefault="00221BD7" w:rsidP="00221BD7">
      <w:pPr>
        <w:pStyle w:val="PargrafodaLista"/>
        <w:numPr>
          <w:ilvl w:val="1"/>
          <w:numId w:val="1"/>
        </w:numPr>
        <w:rPr>
          <w:del w:id="205" w:author="Cleidiana Reis dos Santos" w:date="2021-11-18T22:27:00Z"/>
          <w:sz w:val="24"/>
          <w:szCs w:val="24"/>
          <w:lang w:val="pt-BR"/>
        </w:rPr>
      </w:pPr>
      <w:proofErr w:type="spellStart"/>
      <w:moveTo w:id="206" w:author="Cleidiana Reis dos Santos" w:date="2021-11-18T22:25:00Z">
        <w:r w:rsidRPr="00ED44D3">
          <w:rPr>
            <w:sz w:val="24"/>
            <w:szCs w:val="24"/>
            <w:lang w:val="pt-BR"/>
          </w:rPr>
          <w:t>Among</w:t>
        </w:r>
        <w:proofErr w:type="spellEnd"/>
        <w:r w:rsidRPr="00ED44D3">
          <w:rPr>
            <w:sz w:val="24"/>
            <w:szCs w:val="24"/>
            <w:lang w:val="pt-BR"/>
          </w:rPr>
          <w:t xml:space="preserve"> Us</w:t>
        </w:r>
        <w:r>
          <w:rPr>
            <w:sz w:val="24"/>
            <w:szCs w:val="24"/>
            <w:lang w:val="pt-BR"/>
          </w:rPr>
          <w:t>.</w:t>
        </w:r>
      </w:moveTo>
    </w:p>
    <w:p w14:paraId="593D7A8D" w14:textId="77777777" w:rsidR="00221BD7" w:rsidRPr="00AC53D9" w:rsidRDefault="00221BD7" w:rsidP="00221BD7">
      <w:pPr>
        <w:pStyle w:val="PargrafodaLista"/>
        <w:numPr>
          <w:ilvl w:val="1"/>
          <w:numId w:val="1"/>
        </w:numPr>
        <w:rPr>
          <w:ins w:id="207" w:author="Cleidiana Reis dos Santos" w:date="2021-11-18T22:27:00Z"/>
          <w:moveTo w:id="208" w:author="Cleidiana Reis dos Santos" w:date="2021-11-18T22:25:00Z"/>
          <w:sz w:val="24"/>
          <w:szCs w:val="24"/>
          <w:lang w:val="pt-BR"/>
        </w:rPr>
      </w:pPr>
    </w:p>
    <w:moveToRangeEnd w:id="201"/>
    <w:p w14:paraId="1829147B" w14:textId="77777777" w:rsidR="00221BD7" w:rsidRPr="00221BD7" w:rsidRDefault="00221BD7" w:rsidP="00221BD7">
      <w:pPr>
        <w:pStyle w:val="PargrafodaLista"/>
        <w:rPr>
          <w:ins w:id="209" w:author="Cleidiana Reis dos Santos" w:date="2021-11-18T22:25:00Z"/>
          <w:b/>
          <w:sz w:val="40"/>
          <w:lang w:val="pt-BR"/>
          <w:rPrChange w:id="210" w:author="Cleidiana Reis dos Santos" w:date="2021-11-18T22:27:00Z">
            <w:rPr>
              <w:ins w:id="211" w:author="Cleidiana Reis dos Santos" w:date="2021-11-18T22:25:00Z"/>
              <w:lang w:val="pt-BR"/>
            </w:rPr>
          </w:rPrChange>
        </w:rPr>
        <w:pPrChange w:id="212" w:author="Cleidiana Reis dos Santos" w:date="2021-11-18T22:27:00Z">
          <w:pPr>
            <w:pStyle w:val="PargrafodaLista"/>
            <w:numPr>
              <w:numId w:val="1"/>
            </w:numPr>
            <w:tabs>
              <w:tab w:val="left" w:pos="7672"/>
            </w:tabs>
            <w:ind w:left="360" w:hanging="360"/>
            <w:jc w:val="both"/>
            <w:outlineLvl w:val="0"/>
          </w:pPr>
        </w:pPrChange>
      </w:pPr>
    </w:p>
    <w:p w14:paraId="127923D9" w14:textId="78D4B037" w:rsidR="003C5BC6" w:rsidRPr="003C5BC6" w:rsidRDefault="003C5BC6" w:rsidP="003C5BC6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  <w:rPrChange w:id="213" w:author="Cleidiana Reis dos Santos" w:date="2021-11-18T22:25:00Z">
            <w:rPr>
              <w:lang w:val="pt-BR"/>
            </w:rPr>
          </w:rPrChange>
        </w:rPr>
      </w:pPr>
      <w:ins w:id="214" w:author="Cleidiana Reis dos Santos" w:date="2021-11-18T22:25:00Z">
        <w:r>
          <w:rPr>
            <w:b/>
            <w:sz w:val="40"/>
            <w:lang w:val="pt-BR"/>
          </w:rPr>
          <w:t>Personagens</w:t>
        </w:r>
      </w:ins>
    </w:p>
    <w:p w14:paraId="2CB36A79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5BC0A370" w14:textId="3FF489FC" w:rsidR="002C24D9" w:rsidRDefault="008F6E51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personagem principal se chama Ronaldo, tem </w:t>
      </w:r>
      <w:r w:rsidR="00AB0ADD">
        <w:rPr>
          <w:sz w:val="24"/>
          <w:lang w:val="pt-BR"/>
        </w:rPr>
        <w:t xml:space="preserve">19 </w:t>
      </w:r>
      <w:r>
        <w:rPr>
          <w:sz w:val="24"/>
          <w:lang w:val="pt-BR"/>
        </w:rPr>
        <w:t xml:space="preserve">anos, cabelo e olhos </w:t>
      </w:r>
      <w:r w:rsidR="00AE322D">
        <w:rPr>
          <w:sz w:val="24"/>
          <w:lang w:val="pt-BR"/>
        </w:rPr>
        <w:t>castanhos</w:t>
      </w:r>
      <w:r>
        <w:rPr>
          <w:sz w:val="24"/>
          <w:lang w:val="pt-BR"/>
        </w:rPr>
        <w:t xml:space="preserve">. Ele almeja coisas grandes para sua vida, como salvar seu planeta. </w:t>
      </w:r>
      <w:r w:rsidR="003C4D43">
        <w:rPr>
          <w:sz w:val="24"/>
          <w:lang w:val="pt-BR"/>
        </w:rPr>
        <w:t xml:space="preserve">A </w:t>
      </w:r>
      <w:r>
        <w:rPr>
          <w:sz w:val="24"/>
          <w:lang w:val="pt-BR"/>
        </w:rPr>
        <w:t xml:space="preserve">gravidade de seu planeta é muito parecida com a </w:t>
      </w:r>
      <w:r w:rsidR="00BE73CD">
        <w:rPr>
          <w:sz w:val="24"/>
          <w:lang w:val="pt-BR"/>
        </w:rPr>
        <w:t>T</w:t>
      </w:r>
      <w:r>
        <w:rPr>
          <w:sz w:val="24"/>
          <w:lang w:val="pt-BR"/>
        </w:rPr>
        <w:t xml:space="preserve">erra, </w:t>
      </w:r>
      <w:r w:rsidR="00E7131E">
        <w:rPr>
          <w:sz w:val="24"/>
          <w:lang w:val="pt-BR"/>
        </w:rPr>
        <w:t xml:space="preserve">apesar de </w:t>
      </w:r>
      <w:r>
        <w:rPr>
          <w:sz w:val="24"/>
          <w:lang w:val="pt-BR"/>
        </w:rPr>
        <w:t xml:space="preserve">seus movimentos </w:t>
      </w:r>
      <w:r w:rsidR="0076668F">
        <w:rPr>
          <w:sz w:val="24"/>
          <w:lang w:val="pt-BR"/>
        </w:rPr>
        <w:t>visto</w:t>
      </w:r>
      <w:r w:rsidR="00D26552">
        <w:rPr>
          <w:sz w:val="24"/>
          <w:lang w:val="pt-BR"/>
        </w:rPr>
        <w:t>s</w:t>
      </w:r>
      <w:r w:rsidR="0076668F">
        <w:rPr>
          <w:sz w:val="24"/>
          <w:lang w:val="pt-BR"/>
        </w:rPr>
        <w:t xml:space="preserve"> no jogo </w:t>
      </w:r>
      <w:r w:rsidR="00D26552">
        <w:rPr>
          <w:sz w:val="24"/>
          <w:lang w:val="pt-BR"/>
        </w:rPr>
        <w:t xml:space="preserve">serem </w:t>
      </w:r>
      <w:r w:rsidR="0076668F" w:rsidRPr="0076668F">
        <w:rPr>
          <w:sz w:val="24"/>
          <w:lang w:val="pt-BR"/>
        </w:rPr>
        <w:t>estilo</w:t>
      </w:r>
      <w:r w:rsidR="0076668F">
        <w:rPr>
          <w:sz w:val="24"/>
          <w:lang w:val="pt-BR"/>
        </w:rPr>
        <w:t xml:space="preserve"> </w:t>
      </w:r>
      <w:r w:rsidR="0076668F" w:rsidRPr="001F035D">
        <w:rPr>
          <w:i/>
          <w:iCs/>
          <w:sz w:val="24"/>
          <w:lang w:val="pt-BR"/>
        </w:rPr>
        <w:t xml:space="preserve">top </w:t>
      </w:r>
      <w:proofErr w:type="spellStart"/>
      <w:r w:rsidR="0076668F" w:rsidRPr="001F035D">
        <w:rPr>
          <w:i/>
          <w:iCs/>
          <w:sz w:val="24"/>
          <w:lang w:val="pt-BR"/>
        </w:rPr>
        <w:t>down</w:t>
      </w:r>
      <w:proofErr w:type="spellEnd"/>
      <w:r w:rsidR="0076668F">
        <w:rPr>
          <w:sz w:val="24"/>
          <w:lang w:val="pt-BR"/>
        </w:rPr>
        <w:t xml:space="preserve">, seus movimentos são </w:t>
      </w:r>
      <w:r>
        <w:rPr>
          <w:sz w:val="24"/>
          <w:lang w:val="pt-BR"/>
        </w:rPr>
        <w:t xml:space="preserve">iguais as pessoas da </w:t>
      </w:r>
      <w:r w:rsidR="00BE73CD">
        <w:rPr>
          <w:sz w:val="24"/>
          <w:lang w:val="pt-BR"/>
        </w:rPr>
        <w:t>T</w:t>
      </w:r>
      <w:r>
        <w:rPr>
          <w:sz w:val="24"/>
          <w:lang w:val="pt-BR"/>
        </w:rPr>
        <w:t xml:space="preserve">erra (andar, correr, pular, escalar etc.).  </w:t>
      </w:r>
    </w:p>
    <w:p w14:paraId="18D67F6B" w14:textId="77777777" w:rsidR="003D60DA" w:rsidRDefault="003D60DA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3BF949CA" w14:textId="74AD2DCB" w:rsidR="00984834" w:rsidRPr="002C24D9" w:rsidRDefault="008F6E51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2C24D9">
        <w:rPr>
          <w:sz w:val="24"/>
          <w:lang w:val="pt-BR"/>
        </w:rPr>
        <w:t xml:space="preserve">A tabela abaixo resume </w:t>
      </w:r>
      <w:r w:rsidR="00984834" w:rsidRPr="002C24D9">
        <w:rPr>
          <w:sz w:val="24"/>
          <w:lang w:val="pt-BR"/>
        </w:rPr>
        <w:t xml:space="preserve">as </w:t>
      </w:r>
      <w:r w:rsidR="003D60DA">
        <w:rPr>
          <w:sz w:val="24"/>
          <w:lang w:val="pt-BR"/>
        </w:rPr>
        <w:t>funcionalidades associadas a</w:t>
      </w:r>
      <w:r w:rsidR="00984834" w:rsidRPr="002C24D9">
        <w:rPr>
          <w:sz w:val="24"/>
          <w:lang w:val="pt-BR"/>
        </w:rPr>
        <w:t xml:space="preserve"> Ronaldo no jogo:</w:t>
      </w:r>
    </w:p>
    <w:p w14:paraId="762D3094" w14:textId="4E110298" w:rsidR="00984834" w:rsidRDefault="00984834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45"/>
        <w:gridCol w:w="2336"/>
        <w:gridCol w:w="2342"/>
        <w:gridCol w:w="2327"/>
      </w:tblGrid>
      <w:tr w:rsidR="00C265F8" w14:paraId="3A012A14" w14:textId="77777777" w:rsidTr="00C265F8">
        <w:tc>
          <w:tcPr>
            <w:tcW w:w="2345" w:type="dxa"/>
          </w:tcPr>
          <w:p w14:paraId="6D4A250A" w14:textId="0C1522EA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Mapa</w:t>
            </w:r>
            <w:r w:rsidR="003D60DA">
              <w:rPr>
                <w:sz w:val="24"/>
              </w:rPr>
              <w:t xml:space="preserve"> </w:t>
            </w:r>
            <w:del w:id="215" w:author="Cleidiana Reis dos Santos" w:date="2021-11-18T22:09:00Z">
              <w:r w:rsidR="003D60DA" w:rsidDel="009214D3">
                <w:rPr>
                  <w:sz w:val="24"/>
                </w:rPr>
                <w:delText xml:space="preserve">da </w:delText>
              </w:r>
            </w:del>
            <w:ins w:id="216" w:author="Cleidiana Reis dos Santos" w:date="2021-11-18T22:09:00Z">
              <w:r w:rsidR="009214D3">
                <w:rPr>
                  <w:sz w:val="24"/>
                </w:rPr>
                <w:t>d</w:t>
              </w:r>
              <w:r w:rsidR="009214D3">
                <w:rPr>
                  <w:sz w:val="24"/>
                </w:rPr>
                <w:t>o</w:t>
              </w:r>
              <w:r w:rsidR="009214D3">
                <w:rPr>
                  <w:sz w:val="24"/>
                </w:rPr>
                <w:t xml:space="preserve"> </w:t>
              </w:r>
            </w:ins>
            <w:del w:id="217" w:author="Cleidiana Reis dos Santos" w:date="2021-11-18T22:08:00Z">
              <w:r w:rsidR="003D60DA" w:rsidDel="009214D3">
                <w:rPr>
                  <w:sz w:val="24"/>
                </w:rPr>
                <w:delText>fase</w:delText>
              </w:r>
              <w:r w:rsidDel="009214D3">
                <w:rPr>
                  <w:sz w:val="24"/>
                </w:rPr>
                <w:delText xml:space="preserve"> </w:delText>
              </w:r>
            </w:del>
            <w:ins w:id="218" w:author="Cleidiana Reis dos Santos" w:date="2021-11-18T22:08:00Z">
              <w:r w:rsidR="009214D3">
                <w:rPr>
                  <w:sz w:val="24"/>
                </w:rPr>
                <w:t>local</w:t>
              </w:r>
              <w:r w:rsidR="009214D3">
                <w:rPr>
                  <w:sz w:val="24"/>
                </w:rPr>
                <w:t xml:space="preserve"> </w:t>
              </w:r>
            </w:ins>
            <w:r w:rsidR="00B41364">
              <w:rPr>
                <w:sz w:val="24"/>
              </w:rPr>
              <w:t>no manual ou na própria tela</w:t>
            </w:r>
          </w:p>
        </w:tc>
        <w:tc>
          <w:tcPr>
            <w:tcW w:w="2336" w:type="dxa"/>
          </w:tcPr>
          <w:p w14:paraId="507BF0FC" w14:textId="089C3A66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del w:id="219" w:author="Cleidiana Reis dos Santos" w:date="2021-11-18T22:10:00Z">
              <w:r w:rsidDel="009214D3">
                <w:rPr>
                  <w:sz w:val="24"/>
                </w:rPr>
                <w:delText>Menu com os</w:delText>
              </w:r>
            </w:del>
            <w:ins w:id="220" w:author="Cleidiana Reis dos Santos" w:date="2021-11-18T22:10:00Z">
              <w:r w:rsidR="009214D3">
                <w:rPr>
                  <w:sz w:val="24"/>
                </w:rPr>
                <w:t>UI com os</w:t>
              </w:r>
            </w:ins>
            <w:r>
              <w:rPr>
                <w:sz w:val="24"/>
              </w:rPr>
              <w:t xml:space="preserve"> itens pegos no armário para resolver os problemas</w:t>
            </w:r>
          </w:p>
        </w:tc>
        <w:tc>
          <w:tcPr>
            <w:tcW w:w="2342" w:type="dxa"/>
          </w:tcPr>
          <w:p w14:paraId="3DD8D33B" w14:textId="4DE4AA57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Armário de componentes</w:t>
            </w:r>
            <w:r w:rsidR="003D60DA">
              <w:rPr>
                <w:sz w:val="24"/>
              </w:rPr>
              <w:t xml:space="preserve"> </w:t>
            </w:r>
            <w:del w:id="221" w:author="Cleidiana Reis dos Santos" w:date="2021-11-18T22:08:00Z">
              <w:r w:rsidR="003D60DA" w:rsidDel="009214D3">
                <w:rPr>
                  <w:sz w:val="24"/>
                </w:rPr>
                <w:delText>eletrônicos</w:delText>
              </w:r>
            </w:del>
            <w:ins w:id="222" w:author="Cleidiana Reis dos Santos" w:date="2021-11-18T22:08:00Z">
              <w:r w:rsidR="009214D3">
                <w:rPr>
                  <w:sz w:val="24"/>
                </w:rPr>
                <w:t>IoT</w:t>
              </w:r>
            </w:ins>
          </w:p>
        </w:tc>
        <w:tc>
          <w:tcPr>
            <w:tcW w:w="2327" w:type="dxa"/>
          </w:tcPr>
          <w:p w14:paraId="422C568D" w14:textId="34D86064" w:rsidR="00C265F8" w:rsidRDefault="009214D3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ins w:id="223" w:author="Cleidiana Reis dos Santos" w:date="2021-11-18T22:09:00Z">
              <w:r>
                <w:rPr>
                  <w:sz w:val="24"/>
                </w:rPr>
                <w:t xml:space="preserve">Manual técnico do jogo </w:t>
              </w:r>
            </w:ins>
            <w:del w:id="224" w:author="Cleidiana Reis dos Santos" w:date="2021-11-18T22:08:00Z">
              <w:r w:rsidR="00C265F8" w:rsidDel="009214D3">
                <w:rPr>
                  <w:sz w:val="24"/>
                </w:rPr>
                <w:delText xml:space="preserve">Armário de livros </w:delText>
              </w:r>
              <w:r w:rsidR="003D60DA" w:rsidDel="009214D3">
                <w:rPr>
                  <w:sz w:val="24"/>
                </w:rPr>
                <w:delText>técnicos</w:delText>
              </w:r>
            </w:del>
          </w:p>
        </w:tc>
      </w:tr>
      <w:tr w:rsidR="00C265F8" w14:paraId="0DBAA256" w14:textId="77777777" w:rsidTr="00C265F8">
        <w:tc>
          <w:tcPr>
            <w:tcW w:w="2345" w:type="dxa"/>
          </w:tcPr>
          <w:p w14:paraId="44BEE9C5" w14:textId="44F183F5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Achar o caminho no manual para resolver problema</w:t>
            </w:r>
          </w:p>
        </w:tc>
        <w:tc>
          <w:tcPr>
            <w:tcW w:w="2336" w:type="dxa"/>
          </w:tcPr>
          <w:p w14:paraId="6B1AF305" w14:textId="0D6D2F87" w:rsidR="00C265F8" w:rsidRDefault="00D91AE5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r>
              <w:rPr>
                <w:sz w:val="24"/>
              </w:rPr>
              <w:t>Tempo decrescente</w:t>
            </w:r>
          </w:p>
        </w:tc>
        <w:tc>
          <w:tcPr>
            <w:tcW w:w="2342" w:type="dxa"/>
          </w:tcPr>
          <w:p w14:paraId="03E9F976" w14:textId="78716C6C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Check</w:t>
            </w:r>
            <w:proofErr w:type="spellEnd"/>
            <w:r>
              <w:rPr>
                <w:sz w:val="24"/>
              </w:rPr>
              <w:t xml:space="preserve"> point</w:t>
            </w:r>
            <w:r w:rsidR="00B41364">
              <w:rPr>
                <w:sz w:val="24"/>
              </w:rPr>
              <w:t xml:space="preserve"> a cada problema</w:t>
            </w:r>
            <w:del w:id="225" w:author="Cleidiana Reis dos Santos" w:date="2021-11-18T22:09:00Z">
              <w:r w:rsidR="00B41364" w:rsidDel="009214D3">
                <w:rPr>
                  <w:sz w:val="24"/>
                </w:rPr>
                <w:delText xml:space="preserve"> da fase</w:delText>
              </w:r>
            </w:del>
          </w:p>
        </w:tc>
        <w:tc>
          <w:tcPr>
            <w:tcW w:w="2327" w:type="dxa"/>
          </w:tcPr>
          <w:p w14:paraId="4213D40C" w14:textId="55550B66" w:rsidR="00C265F8" w:rsidRDefault="009214D3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ins w:id="226" w:author="Cleidiana Reis dos Santos" w:date="2021-11-18T22:09:00Z">
              <w:r>
                <w:rPr>
                  <w:sz w:val="24"/>
                </w:rPr>
                <w:t xml:space="preserve">Opção de volta para o menu a qualquer momento com </w:t>
              </w:r>
              <w:proofErr w:type="spellStart"/>
              <w:r>
                <w:rPr>
                  <w:sz w:val="24"/>
                </w:rPr>
                <w:t>esc</w:t>
              </w:r>
              <w:proofErr w:type="spellEnd"/>
              <w:r w:rsidDel="009214D3">
                <w:rPr>
                  <w:sz w:val="24"/>
                </w:rPr>
                <w:t xml:space="preserve"> </w:t>
              </w:r>
            </w:ins>
            <w:del w:id="227" w:author="Cleidiana Reis dos Santos" w:date="2021-11-18T22:09:00Z">
              <w:r w:rsidR="00C265F8" w:rsidDel="009214D3">
                <w:rPr>
                  <w:sz w:val="24"/>
                </w:rPr>
                <w:delText xml:space="preserve">Manual </w:delText>
              </w:r>
              <w:r w:rsidR="003D60DA" w:rsidDel="009214D3">
                <w:rPr>
                  <w:sz w:val="24"/>
                </w:rPr>
                <w:delText xml:space="preserve">técnico do jogo </w:delText>
              </w:r>
            </w:del>
          </w:p>
        </w:tc>
      </w:tr>
      <w:tr w:rsidR="00C265F8" w:rsidRPr="00F15896" w14:paraId="17E1890C" w14:textId="77777777" w:rsidTr="00C265F8">
        <w:tc>
          <w:tcPr>
            <w:tcW w:w="2345" w:type="dxa"/>
          </w:tcPr>
          <w:p w14:paraId="4BF265C7" w14:textId="7AB727EB" w:rsidR="00C265F8" w:rsidRDefault="009214D3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ins w:id="228" w:author="Cleidiana Reis dos Santos" w:date="2021-11-18T22:11:00Z">
              <w:r>
                <w:rPr>
                  <w:sz w:val="24"/>
                </w:rPr>
                <w:t>Log final no fim do jogo</w:t>
              </w:r>
              <w:r w:rsidDel="001116C5">
                <w:rPr>
                  <w:sz w:val="24"/>
                </w:rPr>
                <w:t xml:space="preserve"> </w:t>
              </w:r>
            </w:ins>
            <w:del w:id="229" w:author="Cleidiana Reis dos Santos" w:date="2021-11-18T07:52:00Z">
              <w:r w:rsidR="00C265F8" w:rsidDel="001116C5">
                <w:rPr>
                  <w:sz w:val="24"/>
                </w:rPr>
                <w:delText xml:space="preserve">Quando terminar a fase, fica </w:delText>
              </w:r>
              <w:r w:rsidR="00D26552" w:rsidDel="001116C5">
                <w:rPr>
                  <w:sz w:val="24"/>
                </w:rPr>
                <w:delText xml:space="preserve">amarela </w:delText>
              </w:r>
              <w:r w:rsidR="00C265F8" w:rsidDel="001116C5">
                <w:rPr>
                  <w:sz w:val="24"/>
                </w:rPr>
                <w:delText>a imagem inicial de seleção</w:delText>
              </w:r>
            </w:del>
          </w:p>
        </w:tc>
        <w:tc>
          <w:tcPr>
            <w:tcW w:w="2336" w:type="dxa"/>
          </w:tcPr>
          <w:p w14:paraId="2D376766" w14:textId="7AC21583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del w:id="230" w:author="Cleidiana Reis dos Santos" w:date="2021-11-18T22:11:00Z">
              <w:r w:rsidDel="009214D3">
                <w:rPr>
                  <w:sz w:val="24"/>
                </w:rPr>
                <w:delText xml:space="preserve">Log final </w:delText>
              </w:r>
            </w:del>
            <w:del w:id="231" w:author="Cleidiana Reis dos Santos" w:date="2021-11-18T07:52:00Z">
              <w:r w:rsidDel="001116C5">
                <w:rPr>
                  <w:sz w:val="24"/>
                </w:rPr>
                <w:delText>após cada cenário completado</w:delText>
              </w:r>
            </w:del>
          </w:p>
        </w:tc>
        <w:tc>
          <w:tcPr>
            <w:tcW w:w="2342" w:type="dxa"/>
          </w:tcPr>
          <w:p w14:paraId="4186814E" w14:textId="6A523E82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  <w:del w:id="232" w:author="Cleidiana Reis dos Santos" w:date="2021-11-18T22:09:00Z">
              <w:r w:rsidDel="009214D3">
                <w:rPr>
                  <w:sz w:val="24"/>
                </w:rPr>
                <w:delText xml:space="preserve">Opção de volta </w:delText>
              </w:r>
              <w:r w:rsidR="003D60DA" w:rsidDel="009214D3">
                <w:rPr>
                  <w:sz w:val="24"/>
                </w:rPr>
                <w:delText>para o</w:delText>
              </w:r>
              <w:r w:rsidDel="009214D3">
                <w:rPr>
                  <w:sz w:val="24"/>
                </w:rPr>
                <w:delText xml:space="preserve"> menu a qualquer momento</w:delText>
              </w:r>
              <w:r w:rsidR="00B41364" w:rsidDel="009214D3">
                <w:rPr>
                  <w:sz w:val="24"/>
                </w:rPr>
                <w:delText xml:space="preserve"> com esc</w:delText>
              </w:r>
            </w:del>
          </w:p>
        </w:tc>
        <w:tc>
          <w:tcPr>
            <w:tcW w:w="2327" w:type="dxa"/>
          </w:tcPr>
          <w:p w14:paraId="601B7197" w14:textId="169D3EDC" w:rsidR="00C265F8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sz w:val="24"/>
              </w:rPr>
            </w:pPr>
          </w:p>
        </w:tc>
      </w:tr>
    </w:tbl>
    <w:p w14:paraId="37B26247" w14:textId="77777777" w:rsidR="007050C6" w:rsidRDefault="007050C6" w:rsidP="002C24D9">
      <w:pPr>
        <w:jc w:val="both"/>
        <w:rPr>
          <w:sz w:val="28"/>
          <w:lang w:val="pt-BR"/>
        </w:rPr>
      </w:pPr>
    </w:p>
    <w:p w14:paraId="0BCF0DEE" w14:textId="6A706334" w:rsidR="005E6EDF" w:rsidRDefault="007050C6" w:rsidP="00BE73CD">
      <w:pPr>
        <w:pStyle w:val="PargrafodaLista"/>
        <w:tabs>
          <w:tab w:val="left" w:pos="7672"/>
        </w:tabs>
        <w:ind w:left="0" w:firstLine="360"/>
        <w:jc w:val="both"/>
        <w:rPr>
          <w:sz w:val="28"/>
          <w:lang w:val="pt-BR"/>
        </w:rPr>
      </w:pPr>
      <w:r w:rsidRPr="00BE73CD">
        <w:rPr>
          <w:sz w:val="24"/>
          <w:lang w:val="pt-BR"/>
        </w:rPr>
        <w:t xml:space="preserve">Os objetos que vão ser UI são: </w:t>
      </w:r>
      <w:r w:rsidR="00B41364" w:rsidRPr="00BE73CD">
        <w:rPr>
          <w:sz w:val="24"/>
          <w:lang w:val="pt-BR"/>
        </w:rPr>
        <w:t>Mapa,</w:t>
      </w:r>
      <w:r w:rsidRPr="00BE73CD">
        <w:rPr>
          <w:sz w:val="24"/>
          <w:lang w:val="pt-BR"/>
        </w:rPr>
        <w:t xml:space="preserve"> tempo decrescente</w:t>
      </w:r>
      <w:r w:rsidR="00B41364" w:rsidRPr="00BE73CD">
        <w:rPr>
          <w:sz w:val="24"/>
          <w:lang w:val="pt-BR"/>
        </w:rPr>
        <w:t xml:space="preserve">, </w:t>
      </w:r>
      <w:r w:rsidR="00BE73CD">
        <w:rPr>
          <w:sz w:val="24"/>
          <w:lang w:val="pt-BR"/>
        </w:rPr>
        <w:t>i</w:t>
      </w:r>
      <w:r w:rsidR="00B41364" w:rsidRPr="00BE73CD">
        <w:rPr>
          <w:sz w:val="24"/>
          <w:lang w:val="pt-BR"/>
        </w:rPr>
        <w:t>tem</w:t>
      </w:r>
      <w:r w:rsidRPr="00BE73CD">
        <w:rPr>
          <w:sz w:val="24"/>
          <w:lang w:val="pt-BR"/>
        </w:rPr>
        <w:t xml:space="preserve"> e manual.</w:t>
      </w:r>
      <w:r>
        <w:rPr>
          <w:sz w:val="28"/>
          <w:lang w:val="pt-BR"/>
        </w:rPr>
        <w:t xml:space="preserve"> </w:t>
      </w:r>
      <w:r w:rsidR="005E6EDF">
        <w:rPr>
          <w:sz w:val="28"/>
          <w:lang w:val="pt-BR"/>
        </w:rPr>
        <w:br w:type="page"/>
      </w:r>
    </w:p>
    <w:p w14:paraId="61C3A23A" w14:textId="77777777" w:rsidR="007050C6" w:rsidRDefault="007050C6" w:rsidP="002C24D9">
      <w:pPr>
        <w:jc w:val="both"/>
        <w:rPr>
          <w:sz w:val="28"/>
          <w:lang w:val="pt-BR"/>
        </w:rPr>
      </w:pPr>
    </w:p>
    <w:p w14:paraId="215610DF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33" w:name="_Toc78575474"/>
      <w:r>
        <w:rPr>
          <w:b/>
          <w:sz w:val="40"/>
          <w:lang w:val="pt-BR"/>
        </w:rPr>
        <w:t>Controles</w:t>
      </w:r>
      <w:bookmarkEnd w:id="233"/>
    </w:p>
    <w:p w14:paraId="7DD1F155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34023F45" w14:textId="2227D6E9" w:rsidR="001E523D" w:rsidRPr="002C24D9" w:rsidRDefault="001E523D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Os comandos disponíveis no jogo são apresentados abaixo: </w:t>
      </w:r>
    </w:p>
    <w:p w14:paraId="6E1D8509" w14:textId="060FBCAC" w:rsidR="00DD4189" w:rsidRDefault="001432F6" w:rsidP="002C24D9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</w:rPr>
        <w:drawing>
          <wp:inline distT="0" distB="0" distL="0" distR="0" wp14:anchorId="1AD4F6EE" wp14:editId="6C1BEAE8">
            <wp:extent cx="5943600" cy="2659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9" b="4957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C5AA" w14:textId="77777777" w:rsidR="001432F6" w:rsidRDefault="001432F6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1AF25A5" w14:textId="68EE85C6" w:rsidR="005E6EDF" w:rsidRDefault="00DD4189" w:rsidP="002C24D9">
      <w:pPr>
        <w:pStyle w:val="PargrafodaLista"/>
        <w:tabs>
          <w:tab w:val="left" w:pos="7672"/>
        </w:tabs>
        <w:ind w:left="0" w:firstLine="360"/>
        <w:jc w:val="center"/>
        <w:rPr>
          <w:ins w:id="234" w:author="Cleidiana Reis dos Santos" w:date="2021-11-18T22:27:00Z"/>
          <w:sz w:val="28"/>
          <w:lang w:val="pt-BR"/>
        </w:rPr>
      </w:pPr>
      <w:r>
        <w:rPr>
          <w:noProof/>
        </w:rPr>
        <w:drawing>
          <wp:inline distT="0" distB="0" distL="0" distR="0" wp14:anchorId="64A76D82" wp14:editId="0620FBC8">
            <wp:extent cx="2773680" cy="17068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3" t="27806" r="29231" b="21140"/>
                    <a:stretch/>
                  </pic:blipFill>
                  <pic:spPr bwMode="auto">
                    <a:xfrm>
                      <a:off x="0" y="0"/>
                      <a:ext cx="27736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del w:id="235" w:author="Cleidiana Reis dos Santos" w:date="2021-11-18T22:27:00Z">
        <w:r w:rsidR="005E6EDF" w:rsidDel="00CF2F50">
          <w:rPr>
            <w:sz w:val="28"/>
            <w:lang w:val="pt-BR"/>
          </w:rPr>
          <w:br w:type="page"/>
        </w:r>
      </w:del>
    </w:p>
    <w:p w14:paraId="218EE2C2" w14:textId="77777777" w:rsidR="00CF2F50" w:rsidRPr="002C24D9" w:rsidRDefault="00CF2F50" w:rsidP="002C24D9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</w:p>
    <w:p w14:paraId="0743E311" w14:textId="0BB062BF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36" w:name="_Toc78575475"/>
      <w:r>
        <w:rPr>
          <w:b/>
          <w:sz w:val="40"/>
          <w:lang w:val="pt-BR"/>
        </w:rPr>
        <w:t>Câmera</w:t>
      </w:r>
      <w:bookmarkEnd w:id="236"/>
    </w:p>
    <w:p w14:paraId="526AB886" w14:textId="31C1A173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6335D31B" w14:textId="6E19A68C" w:rsidR="005E6EDF" w:rsidRDefault="005E6EDF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F05A643" w14:textId="3A8BD1F9" w:rsidR="005E6EDF" w:rsidRDefault="001E523D" w:rsidP="007979DA">
      <w:pPr>
        <w:pStyle w:val="PargrafodaLista"/>
        <w:tabs>
          <w:tab w:val="left" w:pos="7672"/>
        </w:tabs>
        <w:ind w:left="0" w:firstLine="360"/>
        <w:jc w:val="both"/>
        <w:rPr>
          <w:ins w:id="237" w:author="Cleidiana Reis dos Santos" w:date="2021-11-18T22:27:00Z"/>
          <w:sz w:val="24"/>
          <w:lang w:val="pt-BR"/>
        </w:rPr>
      </w:pPr>
      <w:r>
        <w:rPr>
          <w:sz w:val="24"/>
          <w:lang w:val="pt-BR"/>
        </w:rPr>
        <w:t>A câmera do jogo é do ti</w:t>
      </w:r>
      <w:r w:rsidR="00415379">
        <w:rPr>
          <w:sz w:val="24"/>
          <w:lang w:val="pt-BR"/>
        </w:rPr>
        <w:t>p</w:t>
      </w:r>
      <w:r>
        <w:rPr>
          <w:sz w:val="24"/>
          <w:lang w:val="pt-BR"/>
        </w:rPr>
        <w:t xml:space="preserve">o rolagem, vai seguindo o jogador pelo cenário. </w:t>
      </w:r>
      <w:r w:rsidR="00415379" w:rsidRPr="007979DA">
        <w:rPr>
          <w:sz w:val="24"/>
          <w:lang w:val="pt-BR"/>
        </w:rPr>
        <w:t>A visão é sempre de olhando de cim</w:t>
      </w:r>
      <w:r w:rsidR="002C2969" w:rsidRPr="007979DA">
        <w:rPr>
          <w:sz w:val="24"/>
          <w:lang w:val="pt-BR"/>
        </w:rPr>
        <w:t>a</w:t>
      </w:r>
      <w:r w:rsidR="00415379" w:rsidRPr="007979DA">
        <w:rPr>
          <w:sz w:val="24"/>
          <w:lang w:val="pt-BR"/>
        </w:rPr>
        <w:t xml:space="preserve">. </w:t>
      </w:r>
    </w:p>
    <w:p w14:paraId="21030983" w14:textId="550E061D" w:rsidR="00CF2F50" w:rsidRDefault="00CF2F50" w:rsidP="007979DA">
      <w:pPr>
        <w:pStyle w:val="PargrafodaLista"/>
        <w:tabs>
          <w:tab w:val="left" w:pos="7672"/>
        </w:tabs>
        <w:ind w:left="0" w:firstLine="360"/>
        <w:jc w:val="both"/>
        <w:rPr>
          <w:ins w:id="238" w:author="Cleidiana Reis dos Santos" w:date="2021-11-18T22:27:00Z"/>
          <w:sz w:val="24"/>
          <w:lang w:val="pt-BR"/>
        </w:rPr>
      </w:pPr>
    </w:p>
    <w:p w14:paraId="160D72F6" w14:textId="77777777" w:rsidR="00CF2F50" w:rsidRDefault="00CF2F50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69255F9" w14:textId="7C5324CA" w:rsidR="003C0488" w:rsidRPr="007979DA" w:rsidRDefault="003C0488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585A5100" w14:textId="47120725" w:rsidR="002D2329" w:rsidRDefault="005E6EDF" w:rsidP="002D232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39" w:name="_Toc78575476"/>
      <w:r>
        <w:rPr>
          <w:b/>
          <w:sz w:val="40"/>
          <w:lang w:val="pt-BR"/>
        </w:rPr>
        <w:lastRenderedPageBreak/>
        <w:t>Universo do Jogo</w:t>
      </w:r>
      <w:bookmarkEnd w:id="239"/>
    </w:p>
    <w:p w14:paraId="088B32A4" w14:textId="0291893D" w:rsidR="00DA5A48" w:rsidRPr="00BE73CD" w:rsidRDefault="00DA5A48" w:rsidP="00BE73CD">
      <w:pPr>
        <w:pStyle w:val="PargrafodaLista"/>
        <w:rPr>
          <w:lang w:val="pt-BR"/>
        </w:rPr>
      </w:pPr>
      <w:r w:rsidRPr="002D2329">
        <w:rPr>
          <w:lang w:val="pt-BR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5168"/>
      </w:tblGrid>
      <w:tr w:rsidR="00BA4AB0" w14:paraId="3ACF5810" w14:textId="77777777" w:rsidTr="00531200">
        <w:tc>
          <w:tcPr>
            <w:tcW w:w="4238" w:type="dxa"/>
          </w:tcPr>
          <w:p w14:paraId="0D917619" w14:textId="3E262C7C" w:rsidR="00423DB5" w:rsidRDefault="00423DB5" w:rsidP="00BE73C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b/>
                <w:sz w:val="40"/>
              </w:rPr>
            </w:pPr>
            <w:r w:rsidRPr="00423DB5">
              <w:rPr>
                <w:b/>
                <w:sz w:val="40"/>
              </w:rPr>
              <w:t>Desenhado</w:t>
            </w:r>
          </w:p>
        </w:tc>
        <w:tc>
          <w:tcPr>
            <w:tcW w:w="5122" w:type="dxa"/>
          </w:tcPr>
          <w:p w14:paraId="206C5A4D" w14:textId="5CAC95AC" w:rsidR="00423DB5" w:rsidRDefault="00423DB5" w:rsidP="00BE73C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Jogo</w:t>
            </w:r>
          </w:p>
        </w:tc>
      </w:tr>
      <w:tr w:rsidR="00934A72" w14:paraId="42CA9BAC" w14:textId="77777777" w:rsidTr="00BE73CD">
        <w:tc>
          <w:tcPr>
            <w:tcW w:w="9360" w:type="dxa"/>
            <w:gridSpan w:val="2"/>
          </w:tcPr>
          <w:p w14:paraId="31F944A1" w14:textId="1DE4AC74" w:rsidR="00934A72" w:rsidRPr="00BE73CD" w:rsidRDefault="00934A72" w:rsidP="00BE73CD">
            <w:pPr>
              <w:pStyle w:val="PargrafodaLista"/>
              <w:numPr>
                <w:ilvl w:val="0"/>
                <w:numId w:val="4"/>
              </w:numPr>
              <w:tabs>
                <w:tab w:val="left" w:pos="7672"/>
              </w:tabs>
              <w:jc w:val="both"/>
              <w:outlineLvl w:val="0"/>
              <w:rPr>
                <w:b/>
                <w:sz w:val="40"/>
              </w:rPr>
            </w:pPr>
            <w:r w:rsidRPr="00BE73CD">
              <w:rPr>
                <w:b/>
                <w:sz w:val="40"/>
              </w:rPr>
              <w:t>Primeira tela</w:t>
            </w:r>
            <w:ins w:id="240" w:author="Cleidiana Reis dos Santos" w:date="2021-11-18T07:53:00Z">
              <w:r w:rsidR="001116C5">
                <w:rPr>
                  <w:b/>
                  <w:sz w:val="40"/>
                </w:rPr>
                <w:t xml:space="preserve"> </w:t>
              </w:r>
              <w:r w:rsidR="001116C5" w:rsidRPr="008F54CF">
                <w:rPr>
                  <w:b/>
                  <w:sz w:val="40"/>
                </w:rPr>
                <w:t>(30seg de animação inicial)</w:t>
              </w:r>
            </w:ins>
          </w:p>
        </w:tc>
      </w:tr>
      <w:tr w:rsidR="00BA4AB0" w14:paraId="75392E0B" w14:textId="77777777" w:rsidTr="00531200">
        <w:tc>
          <w:tcPr>
            <w:tcW w:w="4238" w:type="dxa"/>
          </w:tcPr>
          <w:p w14:paraId="27CC25F0" w14:textId="14ABF43D" w:rsidR="00423DB5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r>
              <w:rPr>
                <w:b/>
                <w:noProof/>
                <w:sz w:val="40"/>
              </w:rPr>
              <w:drawing>
                <wp:anchor distT="0" distB="0" distL="114300" distR="114300" simplePos="0" relativeHeight="251662336" behindDoc="1" locked="0" layoutInCell="1" allowOverlap="1" wp14:anchorId="23C587B4" wp14:editId="6BF3B9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304800</wp:posOffset>
                  </wp:positionV>
                  <wp:extent cx="2286000" cy="2766695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420" y="21417"/>
                      <wp:lineTo x="21420" y="0"/>
                      <wp:lineTo x="0" y="0"/>
                    </wp:wrapPolygon>
                  </wp:wrapTight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2" t="3977" r="5570" b="15902"/>
                          <a:stretch/>
                        </pic:blipFill>
                        <pic:spPr bwMode="auto">
                          <a:xfrm>
                            <a:off x="0" y="0"/>
                            <a:ext cx="2286000" cy="276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22" w:type="dxa"/>
          </w:tcPr>
          <w:p w14:paraId="5DD840D4" w14:textId="418A629C" w:rsidR="00423DB5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4F5DBC7" wp14:editId="711F979B">
                  <wp:simplePos x="0" y="0"/>
                  <wp:positionH relativeFrom="column">
                    <wp:posOffset>-23188</wp:posOffset>
                  </wp:positionH>
                  <wp:positionV relativeFrom="paragraph">
                    <wp:posOffset>322580</wp:posOffset>
                  </wp:positionV>
                  <wp:extent cx="3207743" cy="258554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25" y="21489"/>
                      <wp:lineTo x="21425" y="0"/>
                      <wp:lineTo x="0" y="0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8" t="13802" r="59321" b="3938"/>
                          <a:stretch/>
                        </pic:blipFill>
                        <pic:spPr bwMode="auto">
                          <a:xfrm>
                            <a:off x="0" y="0"/>
                            <a:ext cx="3207743" cy="258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A72" w:rsidRPr="00F15896" w14:paraId="65FD46AD" w14:textId="77777777" w:rsidTr="00BE73CD">
        <w:tc>
          <w:tcPr>
            <w:tcW w:w="9360" w:type="dxa"/>
            <w:gridSpan w:val="2"/>
          </w:tcPr>
          <w:p w14:paraId="0E9E4D9C" w14:textId="33C39654" w:rsidR="008F54CF" w:rsidRPr="008F54CF" w:rsidRDefault="008F54CF" w:rsidP="00BE73CD">
            <w:pPr>
              <w:pStyle w:val="PargrafodaLista"/>
              <w:numPr>
                <w:ilvl w:val="0"/>
                <w:numId w:val="4"/>
              </w:numPr>
              <w:rPr>
                <w:b/>
                <w:sz w:val="40"/>
              </w:rPr>
            </w:pPr>
            <w:r w:rsidRPr="008F54CF">
              <w:rPr>
                <w:b/>
                <w:sz w:val="40"/>
              </w:rPr>
              <w:t xml:space="preserve">Menu inicial </w:t>
            </w:r>
            <w:del w:id="241" w:author="Cleidiana Reis dos Santos" w:date="2021-11-18T07:53:00Z">
              <w:r w:rsidRPr="008F54CF" w:rsidDel="001116C5">
                <w:rPr>
                  <w:b/>
                  <w:sz w:val="40"/>
                </w:rPr>
                <w:delText>(30seg de animação inicial);</w:delText>
              </w:r>
            </w:del>
          </w:p>
          <w:p w14:paraId="0EF4F23A" w14:textId="2C317641" w:rsidR="008F54CF" w:rsidRPr="008F54CF" w:rsidRDefault="008F54CF" w:rsidP="008F54CF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30C7166C" w14:textId="77777777" w:rsidTr="00531200">
        <w:tc>
          <w:tcPr>
            <w:tcW w:w="4238" w:type="dxa"/>
          </w:tcPr>
          <w:p w14:paraId="2F31F11F" w14:textId="471F2BFF" w:rsidR="00423DB5" w:rsidRDefault="00BA4AB0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del w:id="242" w:author="Cleidiana Reis dos Santos" w:date="2021-11-18T22:28:00Z">
              <w:r w:rsidDel="00CF2F50">
                <w:rPr>
                  <w:b/>
                  <w:noProof/>
                  <w:sz w:val="40"/>
                </w:rPr>
                <w:drawing>
                  <wp:inline distT="0" distB="0" distL="0" distR="0" wp14:anchorId="0CA4B78A" wp14:editId="11E7AB95">
                    <wp:extent cx="2375133" cy="2497540"/>
                    <wp:effectExtent l="0" t="0" r="6350" b="0"/>
                    <wp:docPr id="15" name="Imagem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711" t="13729" r="6800" b="19599"/>
                            <a:stretch/>
                          </pic:blipFill>
                          <pic:spPr bwMode="auto">
                            <a:xfrm>
                              <a:off x="0" y="0"/>
                              <a:ext cx="2382579" cy="25053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5122" w:type="dxa"/>
          </w:tcPr>
          <w:p w14:paraId="29FBFA7F" w14:textId="1FB338E8" w:rsidR="00423DB5" w:rsidRDefault="00BA4AB0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del w:id="243" w:author="Cleidiana Reis dos Santos" w:date="2021-11-18T22:28:00Z">
              <w:r w:rsidDel="00CF2F50">
                <w:rPr>
                  <w:noProof/>
                </w:rPr>
                <w:drawing>
                  <wp:anchor distT="0" distB="0" distL="114300" distR="114300" simplePos="0" relativeHeight="251667456" behindDoc="0" locked="0" layoutInCell="1" allowOverlap="1" wp14:anchorId="6DD17CDB" wp14:editId="399AD2AE">
                    <wp:simplePos x="0" y="0"/>
                    <wp:positionH relativeFrom="column">
                      <wp:posOffset>184396</wp:posOffset>
                    </wp:positionH>
                    <wp:positionV relativeFrom="paragraph">
                      <wp:posOffset>177422</wp:posOffset>
                    </wp:positionV>
                    <wp:extent cx="3023080" cy="2400824"/>
                    <wp:effectExtent l="0" t="0" r="6350" b="0"/>
                    <wp:wrapTopAndBottom/>
                    <wp:docPr id="14" name="Imagem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39" t="14140" r="59494" b="4148"/>
                            <a:stretch/>
                          </pic:blipFill>
                          <pic:spPr bwMode="auto">
                            <a:xfrm>
                              <a:off x="0" y="0"/>
                              <a:ext cx="3028133" cy="240483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del>
          </w:p>
        </w:tc>
      </w:tr>
      <w:tr w:rsidR="00934A72" w14:paraId="167A7234" w14:textId="77777777" w:rsidTr="00BE73CD">
        <w:tc>
          <w:tcPr>
            <w:tcW w:w="9360" w:type="dxa"/>
            <w:gridSpan w:val="2"/>
          </w:tcPr>
          <w:p w14:paraId="513DF083" w14:textId="78961957" w:rsidR="00934A72" w:rsidRP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Mapa </w:t>
            </w:r>
            <w:del w:id="244" w:author="Cleidiana Reis dos Santos" w:date="2021-11-18T22:28:00Z">
              <w:r w:rsidDel="00CF2F50">
                <w:rPr>
                  <w:b/>
                  <w:sz w:val="40"/>
                </w:rPr>
                <w:delText>do primeiro nível</w:delText>
              </w:r>
            </w:del>
            <w:ins w:id="245" w:author="Cleidiana Reis dos Santos" w:date="2021-11-18T22:28:00Z">
              <w:r w:rsidR="00CF2F50">
                <w:rPr>
                  <w:b/>
                  <w:sz w:val="40"/>
                </w:rPr>
                <w:t>da casa</w:t>
              </w:r>
            </w:ins>
            <w:r>
              <w:rPr>
                <w:b/>
                <w:sz w:val="40"/>
              </w:rPr>
              <w:t xml:space="preserve"> e detalhes dos componentes (de acordo com os problemas);</w:t>
            </w:r>
          </w:p>
          <w:p w14:paraId="5040B8FD" w14:textId="77777777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proofErr w:type="spellStart"/>
            <w:r>
              <w:rPr>
                <w:b/>
                <w:sz w:val="40"/>
              </w:rPr>
              <w:t>UIs</w:t>
            </w:r>
            <w:proofErr w:type="spellEnd"/>
            <w:r>
              <w:rPr>
                <w:b/>
                <w:sz w:val="40"/>
              </w:rPr>
              <w:t>;</w:t>
            </w:r>
          </w:p>
          <w:p w14:paraId="5E05B539" w14:textId="77777777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Itens;</w:t>
            </w:r>
          </w:p>
          <w:p w14:paraId="1DCB2C98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784DB184" w14:textId="77777777" w:rsidTr="00531200">
        <w:tc>
          <w:tcPr>
            <w:tcW w:w="4238" w:type="dxa"/>
          </w:tcPr>
          <w:p w14:paraId="727BE418" w14:textId="60416983" w:rsidR="00C97191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B44E54" wp14:editId="61B8A9D8">
                  <wp:extent cx="2522276" cy="2567160"/>
                  <wp:effectExtent l="0" t="3175" r="8255" b="825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80" t="-335" r="3820" b="54764"/>
                          <a:stretch/>
                        </pic:blipFill>
                        <pic:spPr bwMode="auto">
                          <a:xfrm rot="16200000">
                            <a:off x="0" y="0"/>
                            <a:ext cx="2536201" cy="2581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2" w:type="dxa"/>
          </w:tcPr>
          <w:p w14:paraId="15EA5732" w14:textId="77777777" w:rsidR="00C97191" w:rsidRDefault="00C97191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934A72" w:rsidRPr="00F15896" w14:paraId="0B228691" w14:textId="77777777" w:rsidTr="00BE73CD">
        <w:tc>
          <w:tcPr>
            <w:tcW w:w="9360" w:type="dxa"/>
            <w:gridSpan w:val="2"/>
          </w:tcPr>
          <w:p w14:paraId="7F2D34B1" w14:textId="35827FF2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Mapa </w:t>
            </w:r>
            <w:del w:id="246" w:author="Cleidiana Reis dos Santos" w:date="2021-11-18T22:28:00Z">
              <w:r w:rsidDel="00CF2F50">
                <w:rPr>
                  <w:b/>
                  <w:sz w:val="40"/>
                </w:rPr>
                <w:delText>do segundo nível</w:delText>
              </w:r>
            </w:del>
            <w:ins w:id="247" w:author="Cleidiana Reis dos Santos" w:date="2021-11-18T22:28:00Z">
              <w:r w:rsidR="00CF2F50">
                <w:rPr>
                  <w:b/>
                  <w:sz w:val="40"/>
                </w:rPr>
                <w:t>da cidade</w:t>
              </w:r>
            </w:ins>
            <w:r>
              <w:rPr>
                <w:b/>
                <w:sz w:val="40"/>
              </w:rPr>
              <w:t xml:space="preserve"> e detalhes dos componentes (de acordo com os problemas);</w:t>
            </w:r>
          </w:p>
          <w:p w14:paraId="71314B4C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36939047" w14:textId="77777777" w:rsidTr="00531200">
        <w:tc>
          <w:tcPr>
            <w:tcW w:w="4238" w:type="dxa"/>
          </w:tcPr>
          <w:p w14:paraId="61FF3DE6" w14:textId="4D0F41B1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6B084" wp14:editId="005EE636">
                  <wp:extent cx="2469584" cy="2439158"/>
                  <wp:effectExtent l="0" t="3810" r="3175" b="317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49" t="45055" b="8620"/>
                          <a:stretch/>
                        </pic:blipFill>
                        <pic:spPr bwMode="auto">
                          <a:xfrm rot="16200000">
                            <a:off x="0" y="0"/>
                            <a:ext cx="2492674" cy="2461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2" w:type="dxa"/>
          </w:tcPr>
          <w:p w14:paraId="17F68530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8F54CF" w:rsidRPr="00F15896" w14:paraId="008469AA" w14:textId="77777777" w:rsidTr="00BE73CD">
        <w:tc>
          <w:tcPr>
            <w:tcW w:w="9360" w:type="dxa"/>
            <w:gridSpan w:val="2"/>
          </w:tcPr>
          <w:p w14:paraId="242E6821" w14:textId="75565554" w:rsidR="008F54CF" w:rsidRPr="00A5633D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Computador para programar no jogo, detalhes enquanto faz o OTA</w:t>
            </w:r>
            <w:ins w:id="248" w:author="Cleidiana Reis dos Santos" w:date="2021-11-18T22:19:00Z">
              <w:r w:rsidR="00650AFD">
                <w:rPr>
                  <w:b/>
                  <w:sz w:val="40"/>
                </w:rPr>
                <w:t xml:space="preserve"> ou a gravação direto do computador</w:t>
              </w:r>
            </w:ins>
            <w:r>
              <w:rPr>
                <w:b/>
                <w:sz w:val="40"/>
              </w:rPr>
              <w:t>;</w:t>
            </w:r>
          </w:p>
          <w:p w14:paraId="1ECB839A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10DA1B55" w14:textId="77777777" w:rsidTr="00531200">
        <w:tc>
          <w:tcPr>
            <w:tcW w:w="4238" w:type="dxa"/>
          </w:tcPr>
          <w:p w14:paraId="70ADC76D" w14:textId="41F7FB99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CDF7D3" wp14:editId="5A963D42">
                  <wp:extent cx="2440409" cy="2551662"/>
                  <wp:effectExtent l="1588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2" b="7712"/>
                          <a:stretch/>
                        </pic:blipFill>
                        <pic:spPr bwMode="auto">
                          <a:xfrm rot="16200000">
                            <a:off x="0" y="0"/>
                            <a:ext cx="2451345" cy="256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2" w:type="dxa"/>
          </w:tcPr>
          <w:p w14:paraId="55C8A4C5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531200" w14:paraId="624ED3DD" w14:textId="77777777" w:rsidTr="00100C94">
        <w:tc>
          <w:tcPr>
            <w:tcW w:w="9360" w:type="dxa"/>
            <w:gridSpan w:val="2"/>
          </w:tcPr>
          <w:p w14:paraId="5BD19765" w14:textId="71F1B7B3" w:rsidR="00531200" w:rsidRPr="00C97191" w:rsidRDefault="00531200" w:rsidP="00531200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Invent</w:t>
            </w:r>
            <w:r w:rsidR="00BE73CD">
              <w:rPr>
                <w:b/>
                <w:sz w:val="40"/>
              </w:rPr>
              <w:t>á</w:t>
            </w:r>
            <w:r>
              <w:rPr>
                <w:b/>
                <w:sz w:val="40"/>
              </w:rPr>
              <w:t>rio de itens;</w:t>
            </w:r>
          </w:p>
          <w:p w14:paraId="68B42726" w14:textId="77777777" w:rsidR="00531200" w:rsidRDefault="00531200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32BCCA91" w14:textId="77777777" w:rsidTr="00531200">
        <w:tc>
          <w:tcPr>
            <w:tcW w:w="4238" w:type="dxa"/>
          </w:tcPr>
          <w:p w14:paraId="1D99130A" w14:textId="602BFD65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507C7" wp14:editId="602808F9">
                  <wp:extent cx="3312958" cy="2496079"/>
                  <wp:effectExtent l="8573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07" b="50447"/>
                          <a:stretch/>
                        </pic:blipFill>
                        <pic:spPr bwMode="auto">
                          <a:xfrm rot="16200000">
                            <a:off x="0" y="0"/>
                            <a:ext cx="3329920" cy="2508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2" w:type="dxa"/>
          </w:tcPr>
          <w:p w14:paraId="147C225B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8F54CF" w14:paraId="12C64E18" w14:textId="77777777" w:rsidTr="00BE73CD">
        <w:tc>
          <w:tcPr>
            <w:tcW w:w="9360" w:type="dxa"/>
            <w:gridSpan w:val="2"/>
          </w:tcPr>
          <w:p w14:paraId="0F88729B" w14:textId="77777777" w:rsidR="008F54CF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Tabela de log final;</w:t>
            </w:r>
          </w:p>
          <w:p w14:paraId="70DE1486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1838066D" w14:textId="77777777" w:rsidTr="00531200">
        <w:tc>
          <w:tcPr>
            <w:tcW w:w="4238" w:type="dxa"/>
          </w:tcPr>
          <w:p w14:paraId="5CAEBA78" w14:textId="25BEEF3E" w:rsidR="00934A72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A71CD4" wp14:editId="1EC1DF89">
                  <wp:extent cx="2746928" cy="2477390"/>
                  <wp:effectExtent l="127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297"/>
                          <a:stretch/>
                        </pic:blipFill>
                        <pic:spPr bwMode="auto">
                          <a:xfrm rot="16200000">
                            <a:off x="0" y="0"/>
                            <a:ext cx="2783454" cy="2510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2" w:type="dxa"/>
          </w:tcPr>
          <w:p w14:paraId="36347FEF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8F54CF" w:rsidRPr="00F15896" w14:paraId="535702A3" w14:textId="77777777" w:rsidTr="00BE73CD">
        <w:tc>
          <w:tcPr>
            <w:tcW w:w="9360" w:type="dxa"/>
            <w:gridSpan w:val="2"/>
          </w:tcPr>
          <w:p w14:paraId="526D998C" w14:textId="77777777" w:rsidR="008F54CF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Caixa de pergunta do sistema do jogo (“Deseja sair?”);</w:t>
            </w:r>
          </w:p>
          <w:p w14:paraId="00F96B14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:rsidRPr="00F15896" w14:paraId="76DE86EB" w14:textId="77777777" w:rsidTr="00531200">
        <w:tc>
          <w:tcPr>
            <w:tcW w:w="4238" w:type="dxa"/>
          </w:tcPr>
          <w:p w14:paraId="163923DA" w14:textId="060FFCAC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bookmarkStart w:id="249" w:name="_Hlk86955041"/>
          </w:p>
        </w:tc>
        <w:tc>
          <w:tcPr>
            <w:tcW w:w="5122" w:type="dxa"/>
          </w:tcPr>
          <w:p w14:paraId="2921203D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bookmarkEnd w:id="249"/>
      <w:tr w:rsidR="008F54CF" w14:paraId="136E70A6" w14:textId="77777777" w:rsidTr="00BE73CD">
        <w:tc>
          <w:tcPr>
            <w:tcW w:w="9360" w:type="dxa"/>
            <w:gridSpan w:val="2"/>
          </w:tcPr>
          <w:p w14:paraId="34032266" w14:textId="77777777" w:rsidR="008F54CF" w:rsidRPr="00C97191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Personagem;</w:t>
            </w:r>
          </w:p>
          <w:p w14:paraId="6F25AD18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BA4AB0" w14:paraId="40539846" w14:textId="77777777" w:rsidTr="00531200">
        <w:tc>
          <w:tcPr>
            <w:tcW w:w="4238" w:type="dxa"/>
          </w:tcPr>
          <w:p w14:paraId="0838B903" w14:textId="77777777" w:rsidR="008F54CF" w:rsidRDefault="008F54CF" w:rsidP="00A5633D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  <w:tc>
          <w:tcPr>
            <w:tcW w:w="5122" w:type="dxa"/>
          </w:tcPr>
          <w:p w14:paraId="031E669F" w14:textId="77777777" w:rsidR="008F54CF" w:rsidRDefault="008F54CF" w:rsidP="00A5633D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</w:tbl>
    <w:p w14:paraId="63BF2FBC" w14:textId="3CB5DE64" w:rsidR="00423DB5" w:rsidRPr="00CF2F50" w:rsidDel="00CF2F50" w:rsidRDefault="00423DB5" w:rsidP="00CF2F50">
      <w:pPr>
        <w:pStyle w:val="PargrafodaLista"/>
        <w:tabs>
          <w:tab w:val="left" w:pos="7672"/>
        </w:tabs>
        <w:ind w:left="0" w:firstLine="360"/>
        <w:jc w:val="both"/>
        <w:rPr>
          <w:del w:id="250" w:author="Cleidiana Reis dos Santos" w:date="2021-11-18T22:29:00Z"/>
          <w:color w:val="808080" w:themeColor="background1" w:themeShade="80"/>
          <w:sz w:val="24"/>
          <w:lang w:val="pt-BR"/>
          <w:rPrChange w:id="251" w:author="Cleidiana Reis dos Santos" w:date="2021-11-18T22:29:00Z">
            <w:rPr>
              <w:del w:id="252" w:author="Cleidiana Reis dos Santos" w:date="2021-11-18T22:29:00Z"/>
              <w:b/>
              <w:sz w:val="40"/>
              <w:lang w:val="pt-BR"/>
            </w:rPr>
          </w:rPrChange>
        </w:rPr>
        <w:pPrChange w:id="253" w:author="Cleidiana Reis dos Santos" w:date="2021-11-18T22:29:00Z">
          <w:pPr>
            <w:tabs>
              <w:tab w:val="left" w:pos="7672"/>
            </w:tabs>
            <w:outlineLvl w:val="0"/>
          </w:pPr>
        </w:pPrChange>
      </w:pPr>
    </w:p>
    <w:p w14:paraId="25D6F8D5" w14:textId="7613B216" w:rsidR="0077658F" w:rsidRPr="00CF2F50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  <w:rPrChange w:id="254" w:author="Cleidiana Reis dos Santos" w:date="2021-11-18T22:29:00Z">
            <w:rPr>
              <w:lang w:val="pt-BR"/>
            </w:rPr>
          </w:rPrChange>
        </w:rPr>
      </w:pPr>
      <w:r w:rsidRPr="00CF2F50">
        <w:rPr>
          <w:color w:val="808080" w:themeColor="background1" w:themeShade="80"/>
          <w:sz w:val="24"/>
          <w:lang w:val="pt-BR"/>
          <w:rPrChange w:id="255" w:author="Cleidiana Reis dos Santos" w:date="2021-11-18T22:29:00Z">
            <w:rPr>
              <w:lang w:val="pt-BR"/>
            </w:rPr>
          </w:rPrChange>
        </w:rPr>
        <w:t xml:space="preserve">Descrição e ilustração dos cenários do jogo; </w:t>
      </w:r>
    </w:p>
    <w:p w14:paraId="4314D26E" w14:textId="37D47E48" w:rsidR="0077658F" w:rsidRPr="00CF2F50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  <w:rPrChange w:id="256" w:author="Cleidiana Reis dos Santos" w:date="2021-11-18T22:29:00Z">
            <w:rPr>
              <w:lang w:val="pt-BR"/>
            </w:rPr>
          </w:rPrChange>
        </w:rPr>
      </w:pPr>
      <w:r w:rsidRPr="00CF2F50">
        <w:rPr>
          <w:color w:val="808080" w:themeColor="background1" w:themeShade="80"/>
          <w:sz w:val="24"/>
          <w:lang w:val="pt-BR"/>
          <w:rPrChange w:id="257" w:author="Cleidiana Reis dos Santos" w:date="2021-11-18T22:29:00Z">
            <w:rPr>
              <w:lang w:val="pt-BR"/>
            </w:rPr>
          </w:rPrChange>
        </w:rPr>
        <w:t>Como as fases do jogo estão conectadas?</w:t>
      </w:r>
    </w:p>
    <w:p w14:paraId="05B50597" w14:textId="6CA3E735" w:rsidR="0077658F" w:rsidRPr="00CF2F50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  <w:rPrChange w:id="258" w:author="Cleidiana Reis dos Santos" w:date="2021-11-18T22:29:00Z">
            <w:rPr>
              <w:lang w:val="pt-BR"/>
            </w:rPr>
          </w:rPrChange>
        </w:rPr>
      </w:pPr>
      <w:r w:rsidRPr="00CF2F50">
        <w:rPr>
          <w:color w:val="808080" w:themeColor="background1" w:themeShade="80"/>
          <w:sz w:val="24"/>
          <w:lang w:val="pt-BR"/>
          <w:rPrChange w:id="259" w:author="Cleidiana Reis dos Santos" w:date="2021-11-18T22:29:00Z">
            <w:rPr>
              <w:lang w:val="pt-BR"/>
            </w:rPr>
          </w:rPrChange>
        </w:rPr>
        <w:t>Qual a estrutura do mundo?</w:t>
      </w:r>
    </w:p>
    <w:p w14:paraId="11E54C49" w14:textId="66E9C7C6" w:rsidR="0077658F" w:rsidRPr="00144F58" w:rsidRDefault="0077658F" w:rsidP="002C24D9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</w:pPr>
      <w:r w:rsidRPr="00144F58">
        <w:rPr>
          <w:color w:val="808080" w:themeColor="background1" w:themeShade="80"/>
          <w:sz w:val="24"/>
          <w:lang w:val="pt-BR"/>
        </w:rPr>
        <w:t>Qual a emoção presente em cada ambiente?</w:t>
      </w:r>
    </w:p>
    <w:p w14:paraId="77C99C9A" w14:textId="77777777" w:rsidR="00144F58" w:rsidRPr="00144F58" w:rsidRDefault="0077658F" w:rsidP="00144F58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</w:pPr>
      <w:r w:rsidRPr="00144F58">
        <w:rPr>
          <w:color w:val="808080" w:themeColor="background1" w:themeShade="80"/>
          <w:sz w:val="24"/>
          <w:lang w:val="pt-BR"/>
        </w:rPr>
        <w:t>Que tipo de música deve ser usada em cada fase?</w:t>
      </w:r>
    </w:p>
    <w:p w14:paraId="0A6C9490" w14:textId="2DA7C07B" w:rsidR="005E6EDF" w:rsidRDefault="0077658F" w:rsidP="003C0488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</w:pPr>
      <w:r w:rsidRPr="00144F58">
        <w:rPr>
          <w:color w:val="808080" w:themeColor="background1" w:themeShade="80"/>
          <w:sz w:val="24"/>
          <w:lang w:val="pt-BR"/>
        </w:rPr>
        <w:t>Inclua ilustrações de todos os mapas e fases do jogo;</w:t>
      </w:r>
    </w:p>
    <w:p w14:paraId="179008D3" w14:textId="77777777" w:rsidR="003C0488" w:rsidRPr="0077658F" w:rsidRDefault="003C0488" w:rsidP="003C0488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852A56D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60" w:name="_Toc78575477"/>
      <w:r>
        <w:rPr>
          <w:b/>
          <w:sz w:val="40"/>
          <w:lang w:val="pt-BR"/>
        </w:rPr>
        <w:t>Interface</w:t>
      </w:r>
      <w:bookmarkEnd w:id="260"/>
    </w:p>
    <w:p w14:paraId="25A12EAD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199F45BF" w14:textId="186FDD60" w:rsidR="00254339" w:rsidDel="00CF2F50" w:rsidRDefault="00254339" w:rsidP="002C24D9">
      <w:pPr>
        <w:pStyle w:val="PargrafodaLista"/>
        <w:tabs>
          <w:tab w:val="left" w:pos="7672"/>
        </w:tabs>
        <w:ind w:left="0" w:firstLine="360"/>
        <w:jc w:val="both"/>
        <w:rPr>
          <w:del w:id="261" w:author="Cleidiana Reis dos Santos" w:date="2021-11-18T22:29:00Z"/>
          <w:sz w:val="24"/>
          <w:lang w:val="pt-BR"/>
        </w:rPr>
      </w:pPr>
      <w:r>
        <w:rPr>
          <w:sz w:val="24"/>
          <w:lang w:val="pt-BR"/>
        </w:rPr>
        <w:t>A plataforma do jogo é o navegador do computador.</w:t>
      </w:r>
      <w:r w:rsidR="0077658F">
        <w:rPr>
          <w:sz w:val="24"/>
          <w:lang w:val="pt-BR"/>
        </w:rPr>
        <w:t xml:space="preserve"> </w:t>
      </w:r>
    </w:p>
    <w:p w14:paraId="168C66C6" w14:textId="77777777" w:rsidR="00E7131E" w:rsidRPr="00CF2F50" w:rsidRDefault="00E7131E" w:rsidP="00CF2F50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</w:pPr>
    </w:p>
    <w:p w14:paraId="338861CA" w14:textId="48199CC0" w:rsidR="005E6EDF" w:rsidDel="00CF2F50" w:rsidRDefault="0077658F" w:rsidP="002C24D9">
      <w:pPr>
        <w:pStyle w:val="PargrafodaLista"/>
        <w:tabs>
          <w:tab w:val="left" w:pos="7672"/>
        </w:tabs>
        <w:ind w:left="0" w:firstLine="360"/>
        <w:jc w:val="both"/>
        <w:rPr>
          <w:del w:id="262" w:author="Cleidiana Reis dos Santos" w:date="2021-11-18T22:29:00Z"/>
          <w:sz w:val="24"/>
          <w:lang w:val="pt-BR"/>
        </w:rPr>
      </w:pP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w14:paraId="121C4C0A" w14:textId="77777777" w:rsidR="0077658F" w:rsidRPr="00CF2F50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</w:pPr>
    </w:p>
    <w:p w14:paraId="629DE450" w14:textId="77777777" w:rsidR="0077658F" w:rsidDel="00CF2F50" w:rsidRDefault="0077658F" w:rsidP="002C24D9">
      <w:pPr>
        <w:pStyle w:val="PargrafodaLista"/>
        <w:tabs>
          <w:tab w:val="left" w:pos="7672"/>
        </w:tabs>
        <w:ind w:left="0" w:firstLine="360"/>
        <w:jc w:val="both"/>
        <w:rPr>
          <w:del w:id="263" w:author="Cleidiana Reis dos Santos" w:date="2021-11-18T22:29:00Z"/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Posicionamento dos elementos do HUD</w:t>
      </w:r>
      <w:r>
        <w:rPr>
          <w:sz w:val="24"/>
          <w:lang w:val="pt-BR"/>
        </w:rPr>
        <w:t>;</w:t>
      </w:r>
    </w:p>
    <w:p w14:paraId="5E4CB23E" w14:textId="77777777" w:rsidR="0077658F" w:rsidRPr="00CF2F50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</w:pPr>
    </w:p>
    <w:p w14:paraId="3F5EE4EB" w14:textId="77777777" w:rsidR="0077658F" w:rsidRPr="0077658F" w:rsidRDefault="0077658F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>, etc...</w:t>
      </w:r>
    </w:p>
    <w:p w14:paraId="3680D088" w14:textId="77777777" w:rsidR="005E6EDF" w:rsidRDefault="005E6EDF" w:rsidP="002C24D9">
      <w:pPr>
        <w:jc w:val="both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6CCBDFD" w14:textId="7169233B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64" w:name="_Toc78575478"/>
      <w:proofErr w:type="spellStart"/>
      <w:r>
        <w:rPr>
          <w:b/>
          <w:sz w:val="40"/>
          <w:lang w:val="pt-BR"/>
        </w:rPr>
        <w:lastRenderedPageBreak/>
        <w:t>Cutscenes</w:t>
      </w:r>
      <w:proofErr w:type="spellEnd"/>
      <w:r w:rsidR="00C265F8">
        <w:rPr>
          <w:b/>
          <w:sz w:val="40"/>
          <w:lang w:val="pt-BR"/>
        </w:rPr>
        <w:t xml:space="preserve"> (</w:t>
      </w:r>
      <w:bookmarkEnd w:id="264"/>
      <w:r w:rsidR="00AE322D">
        <w:rPr>
          <w:b/>
          <w:sz w:val="40"/>
          <w:lang w:val="pt-BR"/>
        </w:rPr>
        <w:t>Apenas vídeo introdutório)</w:t>
      </w:r>
    </w:p>
    <w:p w14:paraId="77A13872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7EFF6DB0" w14:textId="1B190981" w:rsidR="0077658F" w:rsidRPr="00144F58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  <w:pPrChange w:id="265" w:author="Cleidiana Reis dos Santos" w:date="2021-11-18T22:29:00Z">
          <w:pPr>
            <w:tabs>
              <w:tab w:val="left" w:pos="7672"/>
            </w:tabs>
            <w:jc w:val="both"/>
          </w:pPr>
        </w:pPrChange>
      </w:pPr>
      <w:r w:rsidRPr="00144F58">
        <w:rPr>
          <w:color w:val="808080" w:themeColor="background1" w:themeShade="80"/>
          <w:sz w:val="24"/>
          <w:lang w:val="pt-BR"/>
        </w:rPr>
        <w:t>Descrição dos filmes que serão incluídos no jogo;</w:t>
      </w:r>
    </w:p>
    <w:p w14:paraId="6D77ADE4" w14:textId="1BB8FA9E" w:rsidR="0077658F" w:rsidRPr="00144F58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  <w:pPrChange w:id="266" w:author="Cleidiana Reis dos Santos" w:date="2021-11-18T22:29:00Z">
          <w:pPr>
            <w:tabs>
              <w:tab w:val="left" w:pos="7672"/>
            </w:tabs>
            <w:jc w:val="both"/>
          </w:pPr>
        </w:pPrChange>
      </w:pPr>
      <w:r w:rsidRPr="00144F58">
        <w:rPr>
          <w:color w:val="808080" w:themeColor="background1" w:themeShade="80"/>
          <w:sz w:val="24"/>
          <w:lang w:val="pt-BR"/>
        </w:rPr>
        <w:t>Descrição dos roteiros;</w:t>
      </w:r>
    </w:p>
    <w:p w14:paraId="5B9EA019" w14:textId="41A994EF" w:rsidR="0077658F" w:rsidRPr="00144F58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</w:rPr>
        <w:pPrChange w:id="267" w:author="Cleidiana Reis dos Santos" w:date="2021-11-18T22:29:00Z">
          <w:pPr>
            <w:tabs>
              <w:tab w:val="left" w:pos="7672"/>
            </w:tabs>
            <w:jc w:val="both"/>
          </w:pPr>
        </w:pPrChange>
      </w:pPr>
      <w:r w:rsidRPr="00144F58">
        <w:rPr>
          <w:color w:val="808080" w:themeColor="background1" w:themeShade="80"/>
          <w:sz w:val="24"/>
          <w:lang w:val="pt-BR"/>
        </w:rPr>
        <w:t>Qual método será usado para a criação dos filmes?</w:t>
      </w:r>
    </w:p>
    <w:p w14:paraId="08CBC220" w14:textId="5C07E5FC" w:rsidR="00EC2A44" w:rsidRPr="00CF2F50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color w:val="808080" w:themeColor="background1" w:themeShade="80"/>
          <w:sz w:val="24"/>
          <w:lang w:val="pt-BR"/>
          <w:rPrChange w:id="268" w:author="Cleidiana Reis dos Santos" w:date="2021-11-18T22:29:00Z">
            <w:rPr>
              <w:sz w:val="24"/>
              <w:lang w:val="pt-BR"/>
            </w:rPr>
          </w:rPrChange>
        </w:rPr>
        <w:pPrChange w:id="269" w:author="Cleidiana Reis dos Santos" w:date="2021-11-18T22:29:00Z">
          <w:pPr>
            <w:tabs>
              <w:tab w:val="left" w:pos="7672"/>
            </w:tabs>
            <w:jc w:val="both"/>
          </w:pPr>
        </w:pPrChange>
      </w:pPr>
      <w:r w:rsidRPr="00144F58">
        <w:rPr>
          <w:color w:val="808080" w:themeColor="background1" w:themeShade="80"/>
          <w:sz w:val="24"/>
          <w:lang w:val="pt-BR"/>
        </w:rPr>
        <w:t>Em quais momentos eles serão exibidos?</w:t>
      </w:r>
    </w:p>
    <w:p w14:paraId="1CE892B7" w14:textId="77777777" w:rsidR="00EC2A44" w:rsidRPr="00EC2A44" w:rsidRDefault="00EC2A44" w:rsidP="00EC2A44">
      <w:pPr>
        <w:pStyle w:val="PargrafodaLista"/>
        <w:tabs>
          <w:tab w:val="left" w:pos="7672"/>
        </w:tabs>
        <w:ind w:left="0" w:firstLine="360"/>
        <w:rPr>
          <w:sz w:val="24"/>
          <w:lang w:val="pt-BR"/>
        </w:rPr>
      </w:pPr>
    </w:p>
    <w:p w14:paraId="222081E4" w14:textId="0237E377" w:rsidR="00C265F8" w:rsidRDefault="00C265F8" w:rsidP="00AE322D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70" w:name="_Toc78575479"/>
      <w:r w:rsidRPr="00EC2A44">
        <w:rPr>
          <w:b/>
          <w:sz w:val="40"/>
          <w:lang w:val="pt-BR"/>
        </w:rPr>
        <w:t>Sons</w:t>
      </w:r>
      <w:r w:rsidR="00C33848">
        <w:rPr>
          <w:b/>
          <w:sz w:val="40"/>
          <w:lang w:val="pt-BR"/>
        </w:rPr>
        <w:t xml:space="preserve"> (Não</w:t>
      </w:r>
      <w:r w:rsidR="00AE322D">
        <w:rPr>
          <w:b/>
          <w:sz w:val="40"/>
          <w:lang w:val="pt-BR"/>
        </w:rPr>
        <w:t xml:space="preserve"> </w:t>
      </w:r>
      <w:r w:rsidR="00C33848">
        <w:rPr>
          <w:b/>
          <w:sz w:val="40"/>
          <w:lang w:val="pt-BR"/>
        </w:rPr>
        <w:t>escolhido)</w:t>
      </w:r>
      <w:bookmarkEnd w:id="270"/>
    </w:p>
    <w:p w14:paraId="1D01B412" w14:textId="77777777" w:rsidR="00EC2A44" w:rsidRPr="00EC2A44" w:rsidRDefault="00EC2A44" w:rsidP="00EC2A44">
      <w:pPr>
        <w:pStyle w:val="PargrafodaLista"/>
        <w:tabs>
          <w:tab w:val="left" w:pos="7672"/>
        </w:tabs>
        <w:ind w:left="360"/>
        <w:outlineLvl w:val="0"/>
        <w:rPr>
          <w:b/>
          <w:sz w:val="40"/>
          <w:lang w:val="pt-BR"/>
        </w:rPr>
      </w:pPr>
    </w:p>
    <w:p w14:paraId="54FAE628" w14:textId="2FCE00F4" w:rsidR="00254339" w:rsidRPr="00144F58" w:rsidRDefault="00254339" w:rsidP="00EC2A44">
      <w:pPr>
        <w:pStyle w:val="PargrafodaLista"/>
        <w:numPr>
          <w:ilvl w:val="1"/>
          <w:numId w:val="1"/>
        </w:numPr>
        <w:jc w:val="both"/>
        <w:rPr>
          <w:bCs/>
          <w:color w:val="808080" w:themeColor="background1" w:themeShade="80"/>
          <w:sz w:val="24"/>
          <w:szCs w:val="24"/>
          <w:lang w:val="pt-BR"/>
        </w:rPr>
      </w:pPr>
      <w:r w:rsidRPr="00144F58">
        <w:rPr>
          <w:bCs/>
          <w:color w:val="808080" w:themeColor="background1" w:themeShade="80"/>
          <w:sz w:val="24"/>
          <w:szCs w:val="24"/>
          <w:lang w:val="pt-BR"/>
        </w:rPr>
        <w:t>Lista de sons (Ambientes)</w:t>
      </w:r>
    </w:p>
    <w:p w14:paraId="3A3750D8" w14:textId="0128451A" w:rsidR="00254339" w:rsidRPr="00144F58" w:rsidRDefault="00254339" w:rsidP="00EC2A44">
      <w:pPr>
        <w:ind w:firstLine="360"/>
        <w:jc w:val="both"/>
        <w:rPr>
          <w:bCs/>
          <w:color w:val="808080" w:themeColor="background1" w:themeShade="80"/>
          <w:sz w:val="24"/>
          <w:szCs w:val="24"/>
          <w:lang w:val="pt-BR"/>
        </w:rPr>
      </w:pPr>
      <w:r w:rsidRPr="00144F58">
        <w:rPr>
          <w:bCs/>
          <w:color w:val="808080" w:themeColor="background1" w:themeShade="80"/>
          <w:sz w:val="24"/>
          <w:szCs w:val="24"/>
          <w:lang w:val="pt-BR"/>
        </w:rPr>
        <w:tab/>
        <w:t>Exterior</w:t>
      </w:r>
      <w:r w:rsidR="00EC2A44" w:rsidRPr="00144F58">
        <w:rPr>
          <w:bCs/>
          <w:color w:val="808080" w:themeColor="background1" w:themeShade="80"/>
          <w:sz w:val="24"/>
          <w:szCs w:val="24"/>
          <w:lang w:val="pt-BR"/>
        </w:rPr>
        <w:t xml:space="preserve">: </w:t>
      </w:r>
      <w:proofErr w:type="spellStart"/>
      <w:r w:rsidRPr="00144F58">
        <w:rPr>
          <w:bCs/>
          <w:color w:val="808080" w:themeColor="background1" w:themeShade="80"/>
          <w:sz w:val="24"/>
          <w:szCs w:val="24"/>
          <w:lang w:val="pt-BR"/>
        </w:rPr>
        <w:t>Level</w:t>
      </w:r>
      <w:proofErr w:type="spellEnd"/>
      <w:r w:rsidRPr="00144F58">
        <w:rPr>
          <w:bCs/>
          <w:color w:val="808080" w:themeColor="background1" w:themeShade="80"/>
          <w:sz w:val="24"/>
          <w:szCs w:val="24"/>
          <w:lang w:val="pt-BR"/>
        </w:rPr>
        <w:t xml:space="preserve"> 1</w:t>
      </w:r>
      <w:r w:rsidR="00EC2A44" w:rsidRPr="00144F58">
        <w:rPr>
          <w:bCs/>
          <w:color w:val="808080" w:themeColor="background1" w:themeShade="80"/>
          <w:sz w:val="24"/>
          <w:szCs w:val="24"/>
          <w:lang w:val="pt-BR"/>
        </w:rPr>
        <w:t xml:space="preserve">, </w:t>
      </w:r>
      <w:proofErr w:type="spellStart"/>
      <w:r w:rsidRPr="00144F58">
        <w:rPr>
          <w:bCs/>
          <w:color w:val="808080" w:themeColor="background1" w:themeShade="80"/>
          <w:sz w:val="24"/>
          <w:szCs w:val="24"/>
          <w:lang w:val="pt-BR"/>
        </w:rPr>
        <w:t>Level</w:t>
      </w:r>
      <w:proofErr w:type="spellEnd"/>
      <w:r w:rsidRPr="00144F58">
        <w:rPr>
          <w:bCs/>
          <w:color w:val="808080" w:themeColor="background1" w:themeShade="80"/>
          <w:sz w:val="24"/>
          <w:szCs w:val="24"/>
          <w:lang w:val="pt-BR"/>
        </w:rPr>
        <w:t xml:space="preserve"> 2</w:t>
      </w:r>
    </w:p>
    <w:p w14:paraId="25DEF3C9" w14:textId="46D4B7BD" w:rsidR="00AE322D" w:rsidRPr="00144F58" w:rsidRDefault="00254339" w:rsidP="00EC2A44">
      <w:pPr>
        <w:ind w:firstLine="360"/>
        <w:jc w:val="both"/>
        <w:rPr>
          <w:bCs/>
          <w:color w:val="808080" w:themeColor="background1" w:themeShade="80"/>
          <w:sz w:val="24"/>
          <w:szCs w:val="24"/>
          <w:lang w:val="pt-BR"/>
        </w:rPr>
      </w:pPr>
      <w:r w:rsidRPr="00144F58">
        <w:rPr>
          <w:bCs/>
          <w:color w:val="808080" w:themeColor="background1" w:themeShade="80"/>
          <w:sz w:val="24"/>
          <w:szCs w:val="24"/>
          <w:lang w:val="pt-BR"/>
        </w:rPr>
        <w:tab/>
        <w:t>Interior</w:t>
      </w:r>
      <w:r w:rsidR="00EC2A44" w:rsidRPr="00144F58">
        <w:rPr>
          <w:bCs/>
          <w:color w:val="808080" w:themeColor="background1" w:themeShade="80"/>
          <w:sz w:val="24"/>
          <w:szCs w:val="24"/>
          <w:lang w:val="pt-BR"/>
        </w:rPr>
        <w:t xml:space="preserve">: </w:t>
      </w:r>
      <w:proofErr w:type="spellStart"/>
      <w:r w:rsidR="00EC2A44" w:rsidRPr="00144F58">
        <w:rPr>
          <w:bCs/>
          <w:color w:val="808080" w:themeColor="background1" w:themeShade="80"/>
          <w:sz w:val="24"/>
          <w:szCs w:val="24"/>
          <w:lang w:val="pt-BR"/>
        </w:rPr>
        <w:t>Level</w:t>
      </w:r>
      <w:proofErr w:type="spellEnd"/>
      <w:r w:rsidR="00EC2A44" w:rsidRPr="00144F58">
        <w:rPr>
          <w:bCs/>
          <w:color w:val="808080" w:themeColor="background1" w:themeShade="80"/>
          <w:sz w:val="24"/>
          <w:szCs w:val="24"/>
          <w:lang w:val="pt-BR"/>
        </w:rPr>
        <w:t xml:space="preserve"> 1</w:t>
      </w:r>
    </w:p>
    <w:p w14:paraId="144C4CE2" w14:textId="793C6EB0" w:rsidR="00254339" w:rsidRPr="00BE73CD" w:rsidRDefault="00254339" w:rsidP="00BE73CD">
      <w:pPr>
        <w:pStyle w:val="PargrafodaLista"/>
        <w:numPr>
          <w:ilvl w:val="0"/>
          <w:numId w:val="5"/>
        </w:numPr>
        <w:jc w:val="both"/>
        <w:rPr>
          <w:bCs/>
          <w:color w:val="808080" w:themeColor="background1" w:themeShade="80"/>
          <w:sz w:val="24"/>
          <w:szCs w:val="24"/>
          <w:lang w:val="pt-BR"/>
        </w:rPr>
      </w:pPr>
      <w:r w:rsidRPr="00BE73CD">
        <w:rPr>
          <w:bCs/>
          <w:color w:val="808080" w:themeColor="background1" w:themeShade="80"/>
          <w:sz w:val="24"/>
          <w:szCs w:val="24"/>
          <w:lang w:val="pt-BR"/>
        </w:rPr>
        <w:t>Lista de sons (Jogador)</w:t>
      </w:r>
    </w:p>
    <w:p w14:paraId="4E2E2BEE" w14:textId="28A84A61" w:rsidR="00254339" w:rsidRPr="00144F58" w:rsidRDefault="00254339" w:rsidP="00EC2A44">
      <w:pPr>
        <w:ind w:left="360" w:firstLine="360"/>
        <w:jc w:val="both"/>
        <w:rPr>
          <w:bCs/>
          <w:color w:val="808080" w:themeColor="background1" w:themeShade="80"/>
          <w:sz w:val="24"/>
          <w:szCs w:val="24"/>
          <w:lang w:val="pt-BR"/>
        </w:rPr>
      </w:pPr>
      <w:r w:rsidRPr="00144F58">
        <w:rPr>
          <w:bCs/>
          <w:color w:val="808080" w:themeColor="background1" w:themeShade="80"/>
          <w:sz w:val="24"/>
          <w:szCs w:val="24"/>
          <w:lang w:val="pt-BR"/>
        </w:rPr>
        <w:t>Movimentação do personagem</w:t>
      </w:r>
    </w:p>
    <w:p w14:paraId="3C056ED2" w14:textId="349EC549" w:rsidR="00254339" w:rsidRPr="00144F58" w:rsidRDefault="00254339" w:rsidP="00AE322D">
      <w:pPr>
        <w:ind w:left="360" w:firstLine="360"/>
        <w:jc w:val="both"/>
        <w:rPr>
          <w:bCs/>
          <w:color w:val="808080" w:themeColor="background1" w:themeShade="80"/>
          <w:sz w:val="24"/>
          <w:szCs w:val="24"/>
          <w:lang w:val="pt-BR"/>
        </w:rPr>
      </w:pPr>
      <w:r w:rsidRPr="00144F58">
        <w:rPr>
          <w:bCs/>
          <w:color w:val="808080" w:themeColor="background1" w:themeShade="80"/>
          <w:sz w:val="24"/>
          <w:szCs w:val="24"/>
          <w:lang w:val="pt-BR"/>
        </w:rPr>
        <w:t>Ação do personagem / Colisões</w:t>
      </w:r>
    </w:p>
    <w:p w14:paraId="37794D60" w14:textId="46519763" w:rsidR="00EC2A44" w:rsidRPr="00C265F8" w:rsidRDefault="00254339" w:rsidP="00EC2A44">
      <w:pPr>
        <w:ind w:firstLine="360"/>
        <w:jc w:val="both"/>
        <w:rPr>
          <w:bCs/>
          <w:sz w:val="28"/>
          <w:szCs w:val="28"/>
          <w:lang w:val="pt-BR"/>
        </w:rPr>
      </w:pPr>
      <w:r w:rsidRPr="00C265F8">
        <w:rPr>
          <w:bCs/>
          <w:sz w:val="24"/>
          <w:szCs w:val="24"/>
          <w:lang w:val="pt-BR"/>
        </w:rPr>
        <w:tab/>
      </w:r>
      <w:r w:rsidRPr="00C265F8">
        <w:rPr>
          <w:bCs/>
          <w:sz w:val="24"/>
          <w:szCs w:val="24"/>
          <w:lang w:val="pt-BR"/>
        </w:rPr>
        <w:tab/>
      </w:r>
      <w:r w:rsidRPr="00C265F8">
        <w:rPr>
          <w:bCs/>
          <w:sz w:val="24"/>
          <w:szCs w:val="24"/>
          <w:lang w:val="pt-BR"/>
        </w:rPr>
        <w:tab/>
      </w:r>
    </w:p>
    <w:p w14:paraId="4EC67DAD" w14:textId="69EDDCC9" w:rsidR="005E6EDF" w:rsidRPr="00C265F8" w:rsidRDefault="005E6EDF" w:rsidP="002C24D9">
      <w:pPr>
        <w:ind w:firstLine="360"/>
        <w:jc w:val="both"/>
        <w:rPr>
          <w:bCs/>
          <w:sz w:val="28"/>
          <w:szCs w:val="28"/>
          <w:lang w:val="pt-BR"/>
        </w:rPr>
      </w:pPr>
      <w:r w:rsidRPr="00C265F8">
        <w:rPr>
          <w:bCs/>
          <w:sz w:val="28"/>
          <w:szCs w:val="28"/>
          <w:lang w:val="pt-BR"/>
        </w:rPr>
        <w:br w:type="page"/>
      </w:r>
    </w:p>
    <w:p w14:paraId="2FD0395B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567"/>
        </w:tabs>
        <w:jc w:val="both"/>
        <w:outlineLvl w:val="0"/>
        <w:rPr>
          <w:b/>
          <w:sz w:val="40"/>
          <w:lang w:val="pt-BR"/>
        </w:rPr>
      </w:pPr>
      <w:bookmarkStart w:id="271" w:name="_Toc78575480"/>
      <w:r>
        <w:rPr>
          <w:b/>
          <w:sz w:val="40"/>
          <w:lang w:val="pt-BR"/>
        </w:rPr>
        <w:lastRenderedPageBreak/>
        <w:t>Cronograma</w:t>
      </w:r>
      <w:bookmarkEnd w:id="271"/>
    </w:p>
    <w:p w14:paraId="118793FD" w14:textId="7D1948E1" w:rsidR="0091226E" w:rsidRDefault="0091226E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W w:w="6126" w:type="pct"/>
        <w:tblInd w:w="-1050" w:type="dxa"/>
        <w:tblLook w:val="04A0" w:firstRow="1" w:lastRow="0" w:firstColumn="1" w:lastColumn="0" w:noHBand="0" w:noVBand="1"/>
      </w:tblPr>
      <w:tblGrid>
        <w:gridCol w:w="2460"/>
        <w:gridCol w:w="328"/>
        <w:gridCol w:w="328"/>
        <w:gridCol w:w="328"/>
        <w:gridCol w:w="328"/>
        <w:gridCol w:w="328"/>
        <w:gridCol w:w="582"/>
        <w:gridCol w:w="328"/>
        <w:gridCol w:w="328"/>
        <w:gridCol w:w="328"/>
        <w:gridCol w:w="328"/>
        <w:gridCol w:w="328"/>
        <w:gridCol w:w="582"/>
        <w:gridCol w:w="328"/>
        <w:gridCol w:w="328"/>
        <w:gridCol w:w="328"/>
        <w:gridCol w:w="328"/>
        <w:gridCol w:w="328"/>
        <w:gridCol w:w="328"/>
        <w:gridCol w:w="328"/>
        <w:gridCol w:w="328"/>
        <w:gridCol w:w="1934"/>
      </w:tblGrid>
      <w:tr w:rsidR="00207BD1" w:rsidRPr="00DE4033" w14:paraId="77AAC3D0" w14:textId="6F850706" w:rsidTr="001F035D">
        <w:trPr>
          <w:gridAfter w:val="1"/>
          <w:wAfter w:w="1934" w:type="dxa"/>
          <w:trHeight w:val="288"/>
        </w:trPr>
        <w:tc>
          <w:tcPr>
            <w:tcW w:w="2460" w:type="dxa"/>
            <w:tcBorders>
              <w:top w:val="nil"/>
              <w:left w:val="nil"/>
            </w:tcBorders>
          </w:tcPr>
          <w:p w14:paraId="194511E0" w14:textId="77777777" w:rsidR="00207BD1" w:rsidRPr="00DE4033" w:rsidRDefault="00207BD1" w:rsidP="00207BD1">
            <w:pPr>
              <w:jc w:val="both"/>
              <w:rPr>
                <w:b/>
              </w:rPr>
            </w:pPr>
          </w:p>
        </w:tc>
        <w:tc>
          <w:tcPr>
            <w:tcW w:w="1312" w:type="dxa"/>
            <w:gridSpan w:val="4"/>
          </w:tcPr>
          <w:p w14:paraId="09CB845D" w14:textId="42142837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Setembro</w:t>
            </w:r>
          </w:p>
        </w:tc>
        <w:tc>
          <w:tcPr>
            <w:tcW w:w="1566" w:type="dxa"/>
            <w:gridSpan w:val="4"/>
          </w:tcPr>
          <w:p w14:paraId="5FA189EC" w14:textId="750265FD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Outubro</w:t>
            </w:r>
          </w:p>
        </w:tc>
        <w:tc>
          <w:tcPr>
            <w:tcW w:w="1566" w:type="dxa"/>
            <w:gridSpan w:val="4"/>
          </w:tcPr>
          <w:p w14:paraId="53350E08" w14:textId="37B8E55F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Novembro</w:t>
            </w:r>
          </w:p>
        </w:tc>
        <w:tc>
          <w:tcPr>
            <w:tcW w:w="1312" w:type="dxa"/>
            <w:gridSpan w:val="4"/>
          </w:tcPr>
          <w:p w14:paraId="356826F1" w14:textId="051F7398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  <w:tc>
          <w:tcPr>
            <w:tcW w:w="1312" w:type="dxa"/>
            <w:gridSpan w:val="4"/>
          </w:tcPr>
          <w:p w14:paraId="0FB9E3DB" w14:textId="7420D4F9" w:rsidR="00207BD1" w:rsidRDefault="008A6505" w:rsidP="00207BD1">
            <w:pPr>
              <w:jc w:val="center"/>
              <w:rPr>
                <w:b/>
              </w:rPr>
            </w:pPr>
            <w:r>
              <w:rPr>
                <w:b/>
              </w:rPr>
              <w:t>Janeiro</w:t>
            </w:r>
          </w:p>
        </w:tc>
      </w:tr>
      <w:tr w:rsidR="00207BD1" w:rsidRPr="00DE4033" w14:paraId="0DEC6CBF" w14:textId="77777777" w:rsidTr="001F035D">
        <w:trPr>
          <w:trHeight w:val="274"/>
        </w:trPr>
        <w:tc>
          <w:tcPr>
            <w:tcW w:w="2460" w:type="dxa"/>
          </w:tcPr>
          <w:p w14:paraId="6D2701B7" w14:textId="77777777" w:rsidR="00207BD1" w:rsidRPr="00DE4033" w:rsidRDefault="00207BD1" w:rsidP="00207BD1">
            <w:pPr>
              <w:jc w:val="both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28" w:type="dxa"/>
          </w:tcPr>
          <w:p w14:paraId="0C79ACC4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8" w:type="dxa"/>
          </w:tcPr>
          <w:p w14:paraId="32E5823E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8" w:type="dxa"/>
          </w:tcPr>
          <w:p w14:paraId="29C2505A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8" w:type="dxa"/>
          </w:tcPr>
          <w:p w14:paraId="1E915FA5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8" w:type="dxa"/>
          </w:tcPr>
          <w:p w14:paraId="2CF59CAF" w14:textId="1EC844A2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582" w:type="dxa"/>
          </w:tcPr>
          <w:p w14:paraId="6588AB1B" w14:textId="03FDC688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8" w:type="dxa"/>
          </w:tcPr>
          <w:p w14:paraId="47191A3A" w14:textId="39B6146A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8" w:type="dxa"/>
          </w:tcPr>
          <w:p w14:paraId="291000BB" w14:textId="193A0B84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8" w:type="dxa"/>
          </w:tcPr>
          <w:p w14:paraId="4A0EF357" w14:textId="1B44797E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8" w:type="dxa"/>
          </w:tcPr>
          <w:p w14:paraId="3A9A2580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8" w:type="dxa"/>
          </w:tcPr>
          <w:p w14:paraId="469D719F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582" w:type="dxa"/>
          </w:tcPr>
          <w:p w14:paraId="211CBD9A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8" w:type="dxa"/>
          </w:tcPr>
          <w:p w14:paraId="66A27271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8" w:type="dxa"/>
          </w:tcPr>
          <w:p w14:paraId="010D4D6B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8" w:type="dxa"/>
          </w:tcPr>
          <w:p w14:paraId="765FB8B7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8" w:type="dxa"/>
          </w:tcPr>
          <w:p w14:paraId="513E432F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8" w:type="dxa"/>
          </w:tcPr>
          <w:p w14:paraId="5CA44D72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8" w:type="dxa"/>
          </w:tcPr>
          <w:p w14:paraId="263BF36B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8" w:type="dxa"/>
          </w:tcPr>
          <w:p w14:paraId="64F62403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8" w:type="dxa"/>
          </w:tcPr>
          <w:p w14:paraId="51D0869E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1934" w:type="dxa"/>
          </w:tcPr>
          <w:p w14:paraId="47C93B15" w14:textId="6972B8E2" w:rsidR="00207BD1" w:rsidRPr="00DE4033" w:rsidRDefault="00207BD1" w:rsidP="00207BD1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</w:t>
            </w:r>
            <w:r>
              <w:rPr>
                <w:b/>
              </w:rPr>
              <w:t>s</w:t>
            </w:r>
            <w:r w:rsidRPr="00DE4033">
              <w:rPr>
                <w:b/>
              </w:rPr>
              <w:t>o</w:t>
            </w:r>
          </w:p>
        </w:tc>
      </w:tr>
      <w:tr w:rsidR="00207BD1" w:rsidRPr="00DE4033" w14:paraId="1BAA26C2" w14:textId="77777777" w:rsidTr="001F035D">
        <w:trPr>
          <w:trHeight w:val="288"/>
        </w:trPr>
        <w:tc>
          <w:tcPr>
            <w:tcW w:w="2460" w:type="dxa"/>
          </w:tcPr>
          <w:p w14:paraId="4214A63E" w14:textId="77777777" w:rsidR="00207BD1" w:rsidRDefault="00207BD1" w:rsidP="00207BD1">
            <w:pPr>
              <w:jc w:val="both"/>
            </w:pPr>
            <w:r>
              <w:t>Escrever o GDD</w:t>
            </w:r>
          </w:p>
          <w:p w14:paraId="2D3A5D9C" w14:textId="77777777" w:rsidR="00207BD1" w:rsidRPr="00DE4033" w:rsidRDefault="00207BD1" w:rsidP="00207BD1">
            <w:pPr>
              <w:jc w:val="both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3325EF4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51596D2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6EBE573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17260E6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7F83D3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29522E7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0CE6FB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AA188F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A03BC2B" w14:textId="65F8E1B8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C56984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11CFA1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5FB4236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CBEB30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AE61AF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8A6056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42ACBD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8DAB52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964359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467CF7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D8E251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2132245F" w14:textId="48AC6FCC" w:rsidR="00207BD1" w:rsidRPr="00DE4033" w:rsidRDefault="00207BD1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207BD1" w:rsidRPr="00DE4033" w14:paraId="296DF0F1" w14:textId="77777777" w:rsidTr="001F035D">
        <w:trPr>
          <w:trHeight w:val="274"/>
        </w:trPr>
        <w:tc>
          <w:tcPr>
            <w:tcW w:w="2460" w:type="dxa"/>
          </w:tcPr>
          <w:p w14:paraId="699D9693" w14:textId="77777777" w:rsidR="00207BD1" w:rsidRDefault="00207BD1" w:rsidP="00207BD1">
            <w:pPr>
              <w:jc w:val="both"/>
            </w:pPr>
            <w:r>
              <w:t>Apresentar GDD</w:t>
            </w:r>
          </w:p>
          <w:p w14:paraId="5DA664C9" w14:textId="77777777" w:rsidR="00207BD1" w:rsidRPr="00DE4033" w:rsidRDefault="00207BD1" w:rsidP="00207BD1">
            <w:pPr>
              <w:jc w:val="both"/>
            </w:pPr>
          </w:p>
        </w:tc>
        <w:tc>
          <w:tcPr>
            <w:tcW w:w="328" w:type="dxa"/>
          </w:tcPr>
          <w:p w14:paraId="537555A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762B67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00FEB6D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46B8439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808080" w:themeFill="background1" w:themeFillShade="80"/>
          </w:tcPr>
          <w:p w14:paraId="60EB469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3D0032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BA3E6B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9D5ECB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FFFFFF" w:themeFill="background1"/>
          </w:tcPr>
          <w:p w14:paraId="2607007C" w14:textId="420F52E1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5AA4C3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139E80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4586B0C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B39900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A57111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9369FA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F989C4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CAFD68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0C62CF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DB71E6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5160AC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29A7E7A2" w14:textId="00542CF4" w:rsidR="00207BD1" w:rsidRPr="00DE4033" w:rsidRDefault="00207BD1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207BD1" w:rsidRPr="00DE4033" w14:paraId="7FCDE771" w14:textId="77777777" w:rsidTr="001F035D">
        <w:trPr>
          <w:trHeight w:val="288"/>
        </w:trPr>
        <w:tc>
          <w:tcPr>
            <w:tcW w:w="2460" w:type="dxa"/>
          </w:tcPr>
          <w:p w14:paraId="79C12524" w14:textId="070E4D4C" w:rsidR="00207BD1" w:rsidRPr="00DE4033" w:rsidRDefault="00207BD1" w:rsidP="00207BD1">
            <w:r>
              <w:t>Desenhar a arte do personagem</w:t>
            </w:r>
          </w:p>
        </w:tc>
        <w:tc>
          <w:tcPr>
            <w:tcW w:w="328" w:type="dxa"/>
          </w:tcPr>
          <w:p w14:paraId="01BABCE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3ECE5A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233BA7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75858D5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13F3F3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42690E7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35C3A1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42CE5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1F8C5D8F" w14:textId="4EE70F35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66EE02B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3EA7F5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66251A0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864796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193203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448B59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46BAEE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222F1E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1A80F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76D4B7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6F5E1B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71E1D5A4" w14:textId="480EF61B" w:rsidR="00207BD1" w:rsidRPr="00DE4033" w:rsidRDefault="00207BD1" w:rsidP="00207BD1">
            <w:pPr>
              <w:jc w:val="center"/>
            </w:pPr>
            <w:r>
              <w:t>Planejado</w:t>
            </w:r>
          </w:p>
        </w:tc>
      </w:tr>
      <w:tr w:rsidR="00207BD1" w:rsidRPr="00DE4033" w14:paraId="203C1029" w14:textId="77777777" w:rsidTr="001F035D">
        <w:trPr>
          <w:trHeight w:val="274"/>
        </w:trPr>
        <w:tc>
          <w:tcPr>
            <w:tcW w:w="2460" w:type="dxa"/>
          </w:tcPr>
          <w:p w14:paraId="1934C56D" w14:textId="293739A4" w:rsidR="00207BD1" w:rsidRPr="00DE4033" w:rsidRDefault="00207BD1" w:rsidP="00207BD1">
            <w:r>
              <w:t>Desenhar a arte dos cenários e menu</w:t>
            </w:r>
          </w:p>
        </w:tc>
        <w:tc>
          <w:tcPr>
            <w:tcW w:w="328" w:type="dxa"/>
          </w:tcPr>
          <w:p w14:paraId="1886A55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080C92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7B2986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498D146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0CFFCD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5622DAE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234CF3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EFE887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453FA06" w14:textId="195E46D4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4AB8CC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2444648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  <w:shd w:val="clear" w:color="auto" w:fill="A6A6A6" w:themeFill="background1" w:themeFillShade="A6"/>
          </w:tcPr>
          <w:p w14:paraId="6ED1EF7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6DC0F8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34BA41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7E343E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4B1A3B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DE20A9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3BDAA7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E4135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6B417C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46009AB6" w14:textId="1DE00F3E" w:rsidR="00207BD1" w:rsidRPr="00DE4033" w:rsidRDefault="00207BD1" w:rsidP="00207BD1">
            <w:pPr>
              <w:jc w:val="center"/>
            </w:pPr>
            <w:r>
              <w:t>Planejado</w:t>
            </w:r>
          </w:p>
        </w:tc>
      </w:tr>
      <w:tr w:rsidR="00207BD1" w:rsidRPr="00DE4033" w14:paraId="4CF794FC" w14:textId="77777777" w:rsidTr="001F035D">
        <w:trPr>
          <w:trHeight w:val="288"/>
        </w:trPr>
        <w:tc>
          <w:tcPr>
            <w:tcW w:w="2460" w:type="dxa"/>
          </w:tcPr>
          <w:p w14:paraId="3B44B8C8" w14:textId="7C058274" w:rsidR="00207BD1" w:rsidRPr="00DE4033" w:rsidRDefault="00207BD1" w:rsidP="00207BD1">
            <w:r>
              <w:t>Desenvolver o sistema relacionados ao jogador</w:t>
            </w:r>
          </w:p>
        </w:tc>
        <w:tc>
          <w:tcPr>
            <w:tcW w:w="328" w:type="dxa"/>
          </w:tcPr>
          <w:p w14:paraId="567199D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F28788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EA459D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2183B1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84AEA4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1D0B0FD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C6CA29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EA59C9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269ED577" w14:textId="2642B5F3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6700B6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3731C3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720ECFC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3D462F6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489482A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0465993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8B3843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9E3CC0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318170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E37DDC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044EA2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1ED78435" w14:textId="4BA44A8C" w:rsidR="00207BD1" w:rsidRPr="00DE4033" w:rsidRDefault="00207BD1" w:rsidP="00207BD1">
            <w:pPr>
              <w:jc w:val="center"/>
            </w:pPr>
            <w:r w:rsidRPr="00BE73CD">
              <w:rPr>
                <w:highlight w:val="magenta"/>
              </w:rPr>
              <w:t>Em Progresso</w:t>
            </w:r>
          </w:p>
        </w:tc>
      </w:tr>
      <w:tr w:rsidR="00207BD1" w:rsidRPr="00DE4033" w14:paraId="1C5FE1D0" w14:textId="77777777" w:rsidTr="001F035D">
        <w:trPr>
          <w:trHeight w:val="274"/>
        </w:trPr>
        <w:tc>
          <w:tcPr>
            <w:tcW w:w="2460" w:type="dxa"/>
          </w:tcPr>
          <w:p w14:paraId="511B5612" w14:textId="3FF18469" w:rsidR="00207BD1" w:rsidRPr="00DE4033" w:rsidRDefault="00207BD1" w:rsidP="00207BD1">
            <w:r>
              <w:t>Desenvolver sistema de menu, mapas e fases</w:t>
            </w:r>
          </w:p>
        </w:tc>
        <w:tc>
          <w:tcPr>
            <w:tcW w:w="328" w:type="dxa"/>
          </w:tcPr>
          <w:p w14:paraId="20C1D82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78EA5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6612BE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8DE9CC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BF4295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40E310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206724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C5B40E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2F325AC9" w14:textId="3275601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9D1A39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A7DB82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040E003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82B0E3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6CDB58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6CB958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1D8EA8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04EC8FE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0259C66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91CE7F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4FC797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14CD2061" w14:textId="7BA4126D" w:rsidR="00207BD1" w:rsidRPr="00DE4033" w:rsidRDefault="00207BD1" w:rsidP="00207BD1">
            <w:pPr>
              <w:jc w:val="center"/>
            </w:pPr>
            <w:r w:rsidRPr="00BE73CD">
              <w:rPr>
                <w:highlight w:val="magenta"/>
              </w:rPr>
              <w:t>Em Progresso</w:t>
            </w:r>
          </w:p>
        </w:tc>
      </w:tr>
      <w:tr w:rsidR="00207BD1" w:rsidRPr="00DE4033" w14:paraId="4B43A7FC" w14:textId="77777777" w:rsidTr="001F035D">
        <w:trPr>
          <w:trHeight w:val="415"/>
        </w:trPr>
        <w:tc>
          <w:tcPr>
            <w:tcW w:w="2460" w:type="dxa"/>
          </w:tcPr>
          <w:p w14:paraId="0D4A50D9" w14:textId="24C2727E" w:rsidR="00207BD1" w:rsidRPr="00DE4033" w:rsidRDefault="00207BD1" w:rsidP="00207BD1">
            <w:pPr>
              <w:jc w:val="both"/>
            </w:pPr>
            <w:r>
              <w:t>Desenvolver manual do jogo</w:t>
            </w:r>
          </w:p>
        </w:tc>
        <w:tc>
          <w:tcPr>
            <w:tcW w:w="328" w:type="dxa"/>
          </w:tcPr>
          <w:p w14:paraId="770C4FC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2E5E437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714E03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58DA712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BABA8D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1379734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547906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57CA38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F341506" w14:textId="43D4897F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1C176CE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49BAD9E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82" w:type="dxa"/>
          </w:tcPr>
          <w:p w14:paraId="20472F6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65F2D8F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0794A7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382A00C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3E6BEA4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4D08149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6A6A6" w:themeFill="background1" w:themeFillShade="A6"/>
          </w:tcPr>
          <w:p w14:paraId="4A0ABA6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  <w:shd w:val="clear" w:color="auto" w:fill="auto"/>
          </w:tcPr>
          <w:p w14:paraId="189EABB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8" w:type="dxa"/>
          </w:tcPr>
          <w:p w14:paraId="1A2E1CD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34" w:type="dxa"/>
            <w:vAlign w:val="center"/>
          </w:tcPr>
          <w:p w14:paraId="76162984" w14:textId="21003880" w:rsidR="00207BD1" w:rsidRPr="00DE4033" w:rsidRDefault="00207BD1" w:rsidP="00207BD1">
            <w:pPr>
              <w:jc w:val="center"/>
            </w:pPr>
            <w:r>
              <w:t>Planejado</w:t>
            </w:r>
          </w:p>
        </w:tc>
      </w:tr>
    </w:tbl>
    <w:p w14:paraId="0DE35BF3" w14:textId="77777777" w:rsidR="0091226E" w:rsidRPr="0077658F" w:rsidRDefault="0091226E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64B2076" w14:textId="77777777" w:rsidR="005E6EDF" w:rsidRPr="005E6EDF" w:rsidRDefault="005E6EDF" w:rsidP="002C24D9">
      <w:pPr>
        <w:jc w:val="both"/>
        <w:rPr>
          <w:sz w:val="28"/>
          <w:lang w:val="pt-BR"/>
        </w:rPr>
      </w:pPr>
    </w:p>
    <w:p w14:paraId="6B294EFE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2AC85758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62CB8230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drigo Seabra" w:date="2021-11-05T12:58:00Z" w:initials="RS">
    <w:p w14:paraId="6E90D991" w14:textId="5BBAD384" w:rsidR="00F15896" w:rsidRDefault="00F15896">
      <w:pPr>
        <w:pStyle w:val="Textodecomentrio"/>
      </w:pPr>
      <w:r>
        <w:rPr>
          <w:rStyle w:val="Refdecomentrio"/>
        </w:rPr>
        <w:annotationRef/>
      </w:r>
      <w:proofErr w:type="spellStart"/>
      <w:r>
        <w:t>Junho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90D99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FA910" w16cex:dateUtc="2021-11-05T15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90D991" w16cid:durableId="252FA91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F2D73"/>
    <w:multiLevelType w:val="multilevel"/>
    <w:tmpl w:val="3B0456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04C6919"/>
    <w:multiLevelType w:val="hybridMultilevel"/>
    <w:tmpl w:val="B8145B94"/>
    <w:lvl w:ilvl="0" w:tplc="C59C826E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981DBB"/>
    <w:multiLevelType w:val="hybridMultilevel"/>
    <w:tmpl w:val="10DE80E4"/>
    <w:lvl w:ilvl="0" w:tplc="1F5A397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B3021A"/>
    <w:multiLevelType w:val="hybridMultilevel"/>
    <w:tmpl w:val="86B08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B1F5A"/>
    <w:multiLevelType w:val="multilevel"/>
    <w:tmpl w:val="55169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48724AF"/>
    <w:multiLevelType w:val="hybridMultilevel"/>
    <w:tmpl w:val="9480715A"/>
    <w:lvl w:ilvl="0" w:tplc="1F5A397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F5D7B"/>
    <w:multiLevelType w:val="hybridMultilevel"/>
    <w:tmpl w:val="21F896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drigo Seabra">
    <w15:presenceInfo w15:providerId="None" w15:userId="Rodrigo Seabra"/>
  </w15:person>
  <w15:person w15:author="Cleidiana Reis dos Santos">
    <w15:presenceInfo w15:providerId="AD" w15:userId="S::cleidianareis@gea.inatel.br::4137e15c-256e-48a2-b63f-0c2d4e4d98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92"/>
    <w:rsid w:val="00044DD9"/>
    <w:rsid w:val="00062B9E"/>
    <w:rsid w:val="000776F9"/>
    <w:rsid w:val="00092A70"/>
    <w:rsid w:val="000F6918"/>
    <w:rsid w:val="00101E1F"/>
    <w:rsid w:val="001116C5"/>
    <w:rsid w:val="001432F6"/>
    <w:rsid w:val="00144F58"/>
    <w:rsid w:val="001A0976"/>
    <w:rsid w:val="001B2F56"/>
    <w:rsid w:val="001B79A5"/>
    <w:rsid w:val="001E2D3B"/>
    <w:rsid w:val="001E523D"/>
    <w:rsid w:val="001F035D"/>
    <w:rsid w:val="00201026"/>
    <w:rsid w:val="00207BD1"/>
    <w:rsid w:val="00221BD7"/>
    <w:rsid w:val="00241FFA"/>
    <w:rsid w:val="00254339"/>
    <w:rsid w:val="0028773A"/>
    <w:rsid w:val="002C24D9"/>
    <w:rsid w:val="002C2969"/>
    <w:rsid w:val="002D2329"/>
    <w:rsid w:val="00300EEB"/>
    <w:rsid w:val="00313728"/>
    <w:rsid w:val="0032007E"/>
    <w:rsid w:val="00372CA9"/>
    <w:rsid w:val="0038521A"/>
    <w:rsid w:val="003A4D0D"/>
    <w:rsid w:val="003C0488"/>
    <w:rsid w:val="003C4D43"/>
    <w:rsid w:val="003C5BC6"/>
    <w:rsid w:val="003D60DA"/>
    <w:rsid w:val="003F2340"/>
    <w:rsid w:val="0040102B"/>
    <w:rsid w:val="00407C75"/>
    <w:rsid w:val="00415379"/>
    <w:rsid w:val="00423DB5"/>
    <w:rsid w:val="004257EA"/>
    <w:rsid w:val="004267AC"/>
    <w:rsid w:val="004D21B7"/>
    <w:rsid w:val="0050446B"/>
    <w:rsid w:val="005105C5"/>
    <w:rsid w:val="00531200"/>
    <w:rsid w:val="0058079F"/>
    <w:rsid w:val="00592AF4"/>
    <w:rsid w:val="005E0407"/>
    <w:rsid w:val="005E159C"/>
    <w:rsid w:val="005E6EDF"/>
    <w:rsid w:val="006045B1"/>
    <w:rsid w:val="00616D72"/>
    <w:rsid w:val="0062574F"/>
    <w:rsid w:val="00650AFD"/>
    <w:rsid w:val="0066438D"/>
    <w:rsid w:val="00667333"/>
    <w:rsid w:val="0067562D"/>
    <w:rsid w:val="006D5118"/>
    <w:rsid w:val="006E0A71"/>
    <w:rsid w:val="006F62EB"/>
    <w:rsid w:val="0070496C"/>
    <w:rsid w:val="007050C6"/>
    <w:rsid w:val="00745EC8"/>
    <w:rsid w:val="0076668F"/>
    <w:rsid w:val="0077658F"/>
    <w:rsid w:val="007979DA"/>
    <w:rsid w:val="007C6837"/>
    <w:rsid w:val="00832E50"/>
    <w:rsid w:val="008512AE"/>
    <w:rsid w:val="008A6505"/>
    <w:rsid w:val="008B71C9"/>
    <w:rsid w:val="008D4191"/>
    <w:rsid w:val="008F54CF"/>
    <w:rsid w:val="008F6E51"/>
    <w:rsid w:val="0091226E"/>
    <w:rsid w:val="009214D3"/>
    <w:rsid w:val="00934A72"/>
    <w:rsid w:val="00984834"/>
    <w:rsid w:val="009B30FC"/>
    <w:rsid w:val="009F1CC1"/>
    <w:rsid w:val="00A161DF"/>
    <w:rsid w:val="00A91051"/>
    <w:rsid w:val="00A97104"/>
    <w:rsid w:val="00AB0ADD"/>
    <w:rsid w:val="00AC53D9"/>
    <w:rsid w:val="00AD730E"/>
    <w:rsid w:val="00AE322D"/>
    <w:rsid w:val="00AE7810"/>
    <w:rsid w:val="00B05A5E"/>
    <w:rsid w:val="00B11CEA"/>
    <w:rsid w:val="00B24308"/>
    <w:rsid w:val="00B41364"/>
    <w:rsid w:val="00B62985"/>
    <w:rsid w:val="00BA4AB0"/>
    <w:rsid w:val="00BD0A44"/>
    <w:rsid w:val="00BE73CD"/>
    <w:rsid w:val="00C01DF1"/>
    <w:rsid w:val="00C265F8"/>
    <w:rsid w:val="00C33848"/>
    <w:rsid w:val="00C418D0"/>
    <w:rsid w:val="00C443C1"/>
    <w:rsid w:val="00C66931"/>
    <w:rsid w:val="00C66AA2"/>
    <w:rsid w:val="00C87DF2"/>
    <w:rsid w:val="00C97191"/>
    <w:rsid w:val="00C9767E"/>
    <w:rsid w:val="00CD2BE5"/>
    <w:rsid w:val="00CD7447"/>
    <w:rsid w:val="00CF2F50"/>
    <w:rsid w:val="00D26552"/>
    <w:rsid w:val="00D2778E"/>
    <w:rsid w:val="00D5116B"/>
    <w:rsid w:val="00D90EA1"/>
    <w:rsid w:val="00D91AE5"/>
    <w:rsid w:val="00D94C11"/>
    <w:rsid w:val="00DA5A48"/>
    <w:rsid w:val="00DD4189"/>
    <w:rsid w:val="00DE4033"/>
    <w:rsid w:val="00E213FF"/>
    <w:rsid w:val="00E3024E"/>
    <w:rsid w:val="00E35AE3"/>
    <w:rsid w:val="00E37F05"/>
    <w:rsid w:val="00E50988"/>
    <w:rsid w:val="00E51430"/>
    <w:rsid w:val="00E7131E"/>
    <w:rsid w:val="00EC1E53"/>
    <w:rsid w:val="00EC2A44"/>
    <w:rsid w:val="00EC4592"/>
    <w:rsid w:val="00ED0EF0"/>
    <w:rsid w:val="00ED44D3"/>
    <w:rsid w:val="00F15896"/>
    <w:rsid w:val="00F80D67"/>
    <w:rsid w:val="00FD0DAA"/>
    <w:rsid w:val="00FD5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ACEA"/>
  <w15:docId w15:val="{4163F6A2-3C7B-4681-B905-43E49277E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543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  <w:style w:type="character" w:customStyle="1" w:styleId="Ttulo2Char">
    <w:name w:val="Título 2 Char"/>
    <w:basedOn w:val="Fontepargpadro"/>
    <w:link w:val="Ttulo2"/>
    <w:uiPriority w:val="9"/>
    <w:semiHidden/>
    <w:rsid w:val="0025433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MenoPendente">
    <w:name w:val="Unresolved Mention"/>
    <w:basedOn w:val="Fontepargpadro"/>
    <w:uiPriority w:val="99"/>
    <w:semiHidden/>
    <w:unhideWhenUsed/>
    <w:rsid w:val="003C4D43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D91AE5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F158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58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589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58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58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9DAF6-CD42-4DB3-937B-466D4D74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1446</Words>
  <Characters>7810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Cleidiana Reis dos Santos</cp:lastModifiedBy>
  <cp:revision>12</cp:revision>
  <dcterms:created xsi:type="dcterms:W3CDTF">2021-11-18T10:45:00Z</dcterms:created>
  <dcterms:modified xsi:type="dcterms:W3CDTF">2021-11-19T01:30:00Z</dcterms:modified>
</cp:coreProperties>
</file>